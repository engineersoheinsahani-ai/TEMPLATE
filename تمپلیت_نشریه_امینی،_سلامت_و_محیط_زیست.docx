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611" w:type="dxa"/>
        <w:jc w:val="center"/>
        <w:tblLook w:val="04A0" w:firstRow="1" w:lastRow="0" w:firstColumn="1" w:lastColumn="0" w:noHBand="0" w:noVBand="1"/>
      </w:tblPr>
      <w:tblGrid>
        <w:gridCol w:w="3203"/>
        <w:gridCol w:w="482"/>
        <w:gridCol w:w="5926"/>
      </w:tblGrid>
      <w:tr w:rsidR="002B6A26" w:rsidRPr="00534078" w14:paraId="70909106" w14:textId="77777777" w:rsidTr="00B60437">
        <w:trPr>
          <w:trHeight w:val="1899"/>
          <w:jc w:val="center"/>
        </w:trPr>
        <w:tc>
          <w:tcPr>
            <w:tcW w:w="9611" w:type="dxa"/>
            <w:gridSpan w:val="3"/>
            <w:tcBorders>
              <w:top w:val="nil"/>
              <w:left w:val="nil"/>
              <w:right w:val="nil"/>
            </w:tcBorders>
            <w:vAlign w:val="bottom"/>
          </w:tcPr>
          <w:p w14:paraId="172730E8" w14:textId="4F9D2666" w:rsidR="006B2727" w:rsidRDefault="00EF1D2E" w:rsidP="006B5E0F">
            <w:pPr>
              <w:bidi/>
              <w:jc w:val="both"/>
              <w:rPr>
                <w:rFonts w:cs="B Titr"/>
                <w:b/>
                <w:bCs/>
                <w:sz w:val="28"/>
                <w:szCs w:val="28"/>
                <w:rtl/>
                <w:lang w:bidi="fa-IR"/>
              </w:rPr>
            </w:pPr>
            <w:bookmarkStart w:id="0" w:name="_Hlk97979431"/>
            <w:bookmarkStart w:id="1" w:name="_Hlk96328576"/>
            <w:bookmarkEnd w:id="0"/>
            <w:r w:rsidRPr="00EF1D2E">
              <w:rPr>
                <w:rFonts w:cs="B Titr"/>
                <w:b/>
                <w:bCs/>
                <w:sz w:val="28"/>
                <w:szCs w:val="28"/>
                <w:rtl/>
                <w:lang w:bidi="fa-IR"/>
              </w:rPr>
              <w:t>شيوه نامه نگارش مقالات برا</w:t>
            </w:r>
            <w:r w:rsidRPr="00EF1D2E">
              <w:rPr>
                <w:rFonts w:cs="B Titr" w:hint="cs"/>
                <w:b/>
                <w:bCs/>
                <w:sz w:val="28"/>
                <w:szCs w:val="28"/>
                <w:rtl/>
                <w:lang w:bidi="fa-IR"/>
              </w:rPr>
              <w:t>ی</w:t>
            </w:r>
            <w:r w:rsidRPr="00EF1D2E">
              <w:rPr>
                <w:rFonts w:cs="B Titr"/>
                <w:b/>
                <w:bCs/>
                <w:sz w:val="28"/>
                <w:szCs w:val="28"/>
                <w:rtl/>
                <w:lang w:bidi="fa-IR"/>
              </w:rPr>
              <w:t xml:space="preserve"> </w:t>
            </w:r>
            <w:r w:rsidR="006B5E0F">
              <w:rPr>
                <w:rFonts w:cs="B Titr" w:hint="cs"/>
                <w:b/>
                <w:bCs/>
                <w:sz w:val="28"/>
                <w:szCs w:val="28"/>
                <w:rtl/>
                <w:lang w:bidi="fa-IR"/>
              </w:rPr>
              <w:t>فصلنامه</w:t>
            </w:r>
            <w:r w:rsidRPr="00EF1D2E">
              <w:rPr>
                <w:rFonts w:cs="B Titr"/>
                <w:b/>
                <w:bCs/>
                <w:sz w:val="28"/>
                <w:szCs w:val="28"/>
                <w:rtl/>
                <w:lang w:bidi="fa-IR"/>
              </w:rPr>
              <w:t xml:space="preserve"> علم</w:t>
            </w:r>
            <w:r w:rsidRPr="00EF1D2E">
              <w:rPr>
                <w:rFonts w:cs="B Titr" w:hint="cs"/>
                <w:b/>
                <w:bCs/>
                <w:sz w:val="28"/>
                <w:szCs w:val="28"/>
                <w:rtl/>
                <w:lang w:bidi="fa-IR"/>
              </w:rPr>
              <w:t>ی</w:t>
            </w:r>
            <w:r w:rsidRPr="00EF1D2E">
              <w:rPr>
                <w:rFonts w:cs="B Titr"/>
                <w:b/>
                <w:bCs/>
                <w:sz w:val="28"/>
                <w:szCs w:val="28"/>
                <w:rtl/>
                <w:lang w:bidi="fa-IR"/>
              </w:rPr>
              <w:t xml:space="preserve"> </w:t>
            </w:r>
            <w:r w:rsidR="006B5E0F">
              <w:rPr>
                <w:rFonts w:cs="B Titr" w:hint="cs"/>
                <w:b/>
                <w:bCs/>
                <w:sz w:val="28"/>
                <w:szCs w:val="28"/>
                <w:rtl/>
                <w:lang w:bidi="fa-IR"/>
              </w:rPr>
              <w:t xml:space="preserve">پژوهش در ایمنی، سلامت و محیط زیست </w:t>
            </w:r>
            <w:r>
              <w:rPr>
                <w:rFonts w:cs="B Titr" w:hint="cs"/>
                <w:b/>
                <w:bCs/>
                <w:sz w:val="28"/>
                <w:szCs w:val="28"/>
                <w:rtl/>
                <w:lang w:bidi="fa-IR"/>
              </w:rPr>
              <w:t>(قلم و اندازه: بی تیتر 14 بولد</w:t>
            </w:r>
            <w:r w:rsidR="00012275">
              <w:rPr>
                <w:rFonts w:cs="B Titr" w:hint="cs"/>
                <w:b/>
                <w:bCs/>
                <w:sz w:val="28"/>
                <w:szCs w:val="28"/>
                <w:rtl/>
                <w:lang w:bidi="fa-IR"/>
              </w:rPr>
              <w:t>، نهایتا در 2 خط نوشته شود</w:t>
            </w:r>
            <w:r>
              <w:rPr>
                <w:rFonts w:cs="B Titr" w:hint="cs"/>
                <w:b/>
                <w:bCs/>
                <w:sz w:val="28"/>
                <w:szCs w:val="28"/>
                <w:rtl/>
                <w:lang w:bidi="fa-IR"/>
              </w:rPr>
              <w:t>)</w:t>
            </w:r>
          </w:p>
          <w:bookmarkEnd w:id="1"/>
          <w:p w14:paraId="6AB19DA6" w14:textId="7429AC4E" w:rsidR="002B6A26" w:rsidRPr="006B2727" w:rsidRDefault="00EF1D2E" w:rsidP="00FC46A7">
            <w:pPr>
              <w:bidi/>
              <w:jc w:val="both"/>
              <w:rPr>
                <w:rFonts w:cs="B Nazanin"/>
                <w:b/>
                <w:bCs/>
                <w:sz w:val="24"/>
                <w:szCs w:val="24"/>
                <w:vertAlign w:val="superscript"/>
                <w:rtl/>
                <w:lang w:bidi="fa-IR"/>
              </w:rPr>
            </w:pPr>
            <w:r>
              <w:rPr>
                <w:rFonts w:cs="B Nazanin" w:hint="cs"/>
                <w:b/>
                <w:bCs/>
                <w:sz w:val="24"/>
                <w:szCs w:val="24"/>
                <w:rtl/>
                <w:lang w:bidi="fa-IR"/>
              </w:rPr>
              <w:t>نویسنده اول</w:t>
            </w:r>
            <w:r w:rsidR="002B6A26" w:rsidRPr="006B2727">
              <w:rPr>
                <w:rFonts w:cs="B Nazanin" w:hint="cs"/>
                <w:b/>
                <w:bCs/>
                <w:sz w:val="24"/>
                <w:szCs w:val="24"/>
                <w:vertAlign w:val="superscript"/>
                <w:rtl/>
                <w:lang w:bidi="fa-IR"/>
              </w:rPr>
              <w:t>1</w:t>
            </w:r>
            <w:r w:rsidR="002B6A26" w:rsidRPr="006B2727">
              <w:rPr>
                <w:rFonts w:cs="B Nazanin" w:hint="cs"/>
                <w:b/>
                <w:bCs/>
                <w:sz w:val="24"/>
                <w:szCs w:val="24"/>
                <w:rtl/>
                <w:lang w:bidi="fa-IR"/>
              </w:rPr>
              <w:t xml:space="preserve">، </w:t>
            </w:r>
            <w:r>
              <w:rPr>
                <w:rFonts w:cs="B Nazanin" w:hint="cs"/>
                <w:b/>
                <w:bCs/>
                <w:sz w:val="24"/>
                <w:szCs w:val="24"/>
                <w:rtl/>
                <w:lang w:bidi="fa-IR"/>
              </w:rPr>
              <w:t>نویسنده دوم</w:t>
            </w:r>
            <w:r w:rsidRPr="006B2727">
              <w:rPr>
                <w:rFonts w:cs="B Nazanin" w:hint="cs"/>
                <w:b/>
                <w:bCs/>
                <w:sz w:val="24"/>
                <w:szCs w:val="24"/>
                <w:vertAlign w:val="superscript"/>
                <w:rtl/>
                <w:lang w:bidi="fa-IR"/>
              </w:rPr>
              <w:t xml:space="preserve"> </w:t>
            </w:r>
            <w:r w:rsidR="002B6A26" w:rsidRPr="006B2727">
              <w:rPr>
                <w:rFonts w:cs="B Nazanin" w:hint="cs"/>
                <w:b/>
                <w:bCs/>
                <w:sz w:val="24"/>
                <w:szCs w:val="24"/>
                <w:vertAlign w:val="superscript"/>
                <w:rtl/>
                <w:lang w:bidi="fa-IR"/>
              </w:rPr>
              <w:t>2</w:t>
            </w:r>
            <w:r w:rsidR="00787E83">
              <w:rPr>
                <w:rFonts w:cs="B Nazanin" w:hint="cs"/>
                <w:b/>
                <w:bCs/>
                <w:sz w:val="24"/>
                <w:szCs w:val="24"/>
                <w:vertAlign w:val="superscript"/>
                <w:rtl/>
                <w:lang w:bidi="fa-IR"/>
              </w:rPr>
              <w:t>*</w:t>
            </w:r>
            <w:r w:rsidR="002B6A26" w:rsidRPr="006B2727">
              <w:rPr>
                <w:rFonts w:cs="B Nazanin" w:hint="cs"/>
                <w:b/>
                <w:bCs/>
                <w:sz w:val="24"/>
                <w:szCs w:val="24"/>
                <w:rtl/>
                <w:lang w:bidi="fa-IR"/>
              </w:rPr>
              <w:t xml:space="preserve">، </w:t>
            </w:r>
            <w:r>
              <w:rPr>
                <w:rFonts w:cs="B Nazanin" w:hint="cs"/>
                <w:b/>
                <w:bCs/>
                <w:sz w:val="24"/>
                <w:szCs w:val="24"/>
                <w:rtl/>
                <w:lang w:bidi="fa-IR"/>
              </w:rPr>
              <w:t>نویسنده سوم</w:t>
            </w:r>
            <w:r w:rsidRPr="006B2727">
              <w:rPr>
                <w:rFonts w:cs="B Nazanin" w:hint="cs"/>
                <w:b/>
                <w:bCs/>
                <w:sz w:val="24"/>
                <w:szCs w:val="24"/>
                <w:vertAlign w:val="superscript"/>
                <w:rtl/>
                <w:lang w:bidi="fa-IR"/>
              </w:rPr>
              <w:t xml:space="preserve"> </w:t>
            </w:r>
            <w:r w:rsidR="002B6A26" w:rsidRPr="006B2727">
              <w:rPr>
                <w:rFonts w:cs="B Nazanin" w:hint="cs"/>
                <w:b/>
                <w:bCs/>
                <w:sz w:val="24"/>
                <w:szCs w:val="24"/>
                <w:vertAlign w:val="superscript"/>
                <w:rtl/>
                <w:lang w:bidi="fa-IR"/>
              </w:rPr>
              <w:t>1</w:t>
            </w:r>
            <w:r w:rsidR="00534078" w:rsidRPr="006B2727">
              <w:rPr>
                <w:rFonts w:cs="B Nazanin" w:hint="cs"/>
                <w:b/>
                <w:bCs/>
                <w:sz w:val="24"/>
                <w:szCs w:val="24"/>
                <w:rtl/>
                <w:lang w:bidi="fa-IR"/>
              </w:rPr>
              <w:t xml:space="preserve">، </w:t>
            </w:r>
            <w:r>
              <w:rPr>
                <w:rFonts w:cs="B Nazanin" w:hint="cs"/>
                <w:b/>
                <w:bCs/>
                <w:sz w:val="24"/>
                <w:szCs w:val="24"/>
                <w:rtl/>
                <w:lang w:bidi="fa-IR"/>
              </w:rPr>
              <w:t>نویسنده چهارم</w:t>
            </w:r>
            <w:r w:rsidRPr="006B2727">
              <w:rPr>
                <w:rFonts w:cs="B Nazanin" w:hint="cs"/>
                <w:b/>
                <w:bCs/>
                <w:sz w:val="24"/>
                <w:szCs w:val="24"/>
                <w:vertAlign w:val="superscript"/>
                <w:rtl/>
                <w:lang w:bidi="fa-IR"/>
              </w:rPr>
              <w:t xml:space="preserve"> </w:t>
            </w:r>
            <w:r w:rsidR="00534078" w:rsidRPr="006B2727">
              <w:rPr>
                <w:rFonts w:cs="B Nazanin" w:hint="cs"/>
                <w:b/>
                <w:bCs/>
                <w:sz w:val="24"/>
                <w:szCs w:val="24"/>
                <w:vertAlign w:val="superscript"/>
                <w:rtl/>
                <w:lang w:bidi="fa-IR"/>
              </w:rPr>
              <w:t>1</w:t>
            </w:r>
            <w:r w:rsidR="00534078" w:rsidRPr="006B2727">
              <w:rPr>
                <w:rFonts w:cs="B Nazanin" w:hint="cs"/>
                <w:b/>
                <w:bCs/>
                <w:sz w:val="24"/>
                <w:szCs w:val="24"/>
                <w:rtl/>
                <w:lang w:bidi="fa-IR"/>
              </w:rPr>
              <w:t xml:space="preserve">، </w:t>
            </w:r>
            <w:r>
              <w:rPr>
                <w:rFonts w:cs="B Nazanin" w:hint="cs"/>
                <w:b/>
                <w:bCs/>
                <w:sz w:val="24"/>
                <w:szCs w:val="24"/>
                <w:rtl/>
                <w:lang w:bidi="fa-IR"/>
              </w:rPr>
              <w:t>نویسنده پن</w:t>
            </w:r>
            <w:r w:rsidR="00012275">
              <w:rPr>
                <w:rFonts w:cs="B Nazanin" w:hint="cs"/>
                <w:b/>
                <w:bCs/>
                <w:sz w:val="24"/>
                <w:szCs w:val="24"/>
                <w:rtl/>
                <w:lang w:bidi="fa-IR"/>
              </w:rPr>
              <w:t>ج</w:t>
            </w:r>
            <w:r>
              <w:rPr>
                <w:rFonts w:cs="B Nazanin" w:hint="cs"/>
                <w:b/>
                <w:bCs/>
                <w:sz w:val="24"/>
                <w:szCs w:val="24"/>
                <w:rtl/>
                <w:lang w:bidi="fa-IR"/>
              </w:rPr>
              <w:t>م</w:t>
            </w:r>
            <w:r w:rsidR="00534078" w:rsidRPr="006B2727">
              <w:rPr>
                <w:rFonts w:cs="B Nazanin" w:hint="cs"/>
                <w:b/>
                <w:bCs/>
                <w:sz w:val="24"/>
                <w:szCs w:val="24"/>
                <w:vertAlign w:val="superscript"/>
                <w:rtl/>
                <w:lang w:bidi="fa-IR"/>
              </w:rPr>
              <w:t>1</w:t>
            </w:r>
            <w:r w:rsidR="00012275">
              <w:rPr>
                <w:rFonts w:cs="B Nazanin" w:hint="cs"/>
                <w:b/>
                <w:bCs/>
                <w:sz w:val="24"/>
                <w:szCs w:val="24"/>
                <w:vertAlign w:val="superscript"/>
                <w:rtl/>
                <w:lang w:bidi="fa-IR"/>
              </w:rPr>
              <w:t xml:space="preserve"> </w:t>
            </w:r>
            <w:r w:rsidR="00012275" w:rsidRPr="00012275">
              <w:rPr>
                <w:rFonts w:cs="B Nazanin" w:hint="cs"/>
                <w:b/>
                <w:bCs/>
                <w:sz w:val="24"/>
                <w:szCs w:val="24"/>
                <w:rtl/>
                <w:lang w:bidi="fa-IR"/>
              </w:rPr>
              <w:t>(تنها در یک خط نوشته شود)</w:t>
            </w:r>
          </w:p>
          <w:p w14:paraId="5ADA19A6" w14:textId="2CEB3E6C" w:rsidR="002B6A26" w:rsidRPr="006B2727" w:rsidRDefault="002B6A26" w:rsidP="00FC46A7">
            <w:pPr>
              <w:bidi/>
              <w:jc w:val="both"/>
              <w:rPr>
                <w:rFonts w:cs="B Nazanin"/>
                <w:sz w:val="20"/>
                <w:szCs w:val="20"/>
                <w:rtl/>
                <w:lang w:bidi="fa-IR"/>
              </w:rPr>
            </w:pPr>
            <w:r w:rsidRPr="006B2727">
              <w:rPr>
                <w:rFonts w:cs="B Nazanin" w:hint="cs"/>
                <w:sz w:val="20"/>
                <w:szCs w:val="20"/>
                <w:vertAlign w:val="superscript"/>
                <w:rtl/>
                <w:lang w:bidi="fa-IR"/>
              </w:rPr>
              <w:t>1</w:t>
            </w:r>
            <w:r w:rsidR="00EF1D2E">
              <w:rPr>
                <w:rFonts w:cs="B Nazanin" w:hint="cs"/>
                <w:sz w:val="20"/>
                <w:szCs w:val="20"/>
                <w:rtl/>
                <w:lang w:bidi="fa-IR"/>
              </w:rPr>
              <w:t>مرتبه علمی نگارنده اول</w:t>
            </w:r>
            <w:r w:rsidR="00B64675">
              <w:rPr>
                <w:rFonts w:cs="B Nazanin" w:hint="cs"/>
                <w:sz w:val="20"/>
                <w:szCs w:val="20"/>
                <w:rtl/>
                <w:lang w:bidi="fa-IR"/>
              </w:rPr>
              <w:t xml:space="preserve">، دانشکده </w:t>
            </w:r>
            <w:r w:rsidR="00EF1D2E">
              <w:rPr>
                <w:rFonts w:cs="B Nazanin" w:hint="cs"/>
                <w:sz w:val="20"/>
                <w:szCs w:val="20"/>
                <w:rtl/>
                <w:lang w:bidi="fa-IR"/>
              </w:rPr>
              <w:t>...</w:t>
            </w:r>
            <w:r w:rsidR="00B64675">
              <w:rPr>
                <w:rFonts w:cs="B Nazanin" w:hint="cs"/>
                <w:sz w:val="20"/>
                <w:szCs w:val="20"/>
                <w:rtl/>
                <w:lang w:bidi="fa-IR"/>
              </w:rPr>
              <w:t>،</w:t>
            </w:r>
            <w:r w:rsidRPr="006B2727">
              <w:rPr>
                <w:rFonts w:cs="B Nazanin" w:hint="cs"/>
                <w:sz w:val="20"/>
                <w:szCs w:val="20"/>
                <w:rtl/>
                <w:lang w:bidi="fa-IR"/>
              </w:rPr>
              <w:t xml:space="preserve"> دانشگاه </w:t>
            </w:r>
            <w:r w:rsidR="00EF1D2E">
              <w:rPr>
                <w:rFonts w:cs="B Nazanin" w:hint="cs"/>
                <w:sz w:val="20"/>
                <w:szCs w:val="20"/>
                <w:rtl/>
                <w:lang w:bidi="fa-IR"/>
              </w:rPr>
              <w:t>...،</w:t>
            </w:r>
            <w:r w:rsidR="00B64675">
              <w:rPr>
                <w:rFonts w:cs="B Nazanin" w:hint="cs"/>
                <w:sz w:val="20"/>
                <w:szCs w:val="20"/>
                <w:rtl/>
                <w:lang w:bidi="fa-IR"/>
              </w:rPr>
              <w:t xml:space="preserve"> </w:t>
            </w:r>
            <w:r w:rsidR="00EF1D2E">
              <w:rPr>
                <w:rFonts w:cs="B Nazanin" w:hint="cs"/>
                <w:sz w:val="20"/>
                <w:szCs w:val="20"/>
                <w:rtl/>
                <w:lang w:bidi="fa-IR"/>
              </w:rPr>
              <w:t>شهر ...</w:t>
            </w:r>
            <w:r w:rsidR="00B64675">
              <w:rPr>
                <w:rFonts w:cs="B Nazanin" w:hint="cs"/>
                <w:sz w:val="20"/>
                <w:szCs w:val="20"/>
                <w:rtl/>
                <w:lang w:bidi="fa-IR"/>
              </w:rPr>
              <w:t xml:space="preserve">، </w:t>
            </w:r>
            <w:r w:rsidR="00EF1D2E">
              <w:rPr>
                <w:rFonts w:cs="B Nazanin" w:hint="cs"/>
                <w:sz w:val="20"/>
                <w:szCs w:val="20"/>
                <w:rtl/>
                <w:lang w:bidi="fa-IR"/>
              </w:rPr>
              <w:t>کشور...</w:t>
            </w:r>
          </w:p>
          <w:p w14:paraId="3D8E5F56" w14:textId="77777777" w:rsidR="00EF1D2E" w:rsidRPr="006B2727" w:rsidRDefault="00EF1D2E" w:rsidP="00FC46A7">
            <w:pPr>
              <w:bidi/>
              <w:jc w:val="both"/>
              <w:rPr>
                <w:rFonts w:cs="B Nazanin"/>
                <w:sz w:val="20"/>
                <w:szCs w:val="20"/>
                <w:rtl/>
                <w:lang w:bidi="fa-IR"/>
              </w:rPr>
            </w:pPr>
            <w:r w:rsidRPr="006B2727">
              <w:rPr>
                <w:rFonts w:cs="B Nazanin" w:hint="cs"/>
                <w:sz w:val="20"/>
                <w:szCs w:val="20"/>
                <w:vertAlign w:val="superscript"/>
                <w:rtl/>
                <w:lang w:bidi="fa-IR"/>
              </w:rPr>
              <w:t>1</w:t>
            </w:r>
            <w:r>
              <w:rPr>
                <w:rFonts w:cs="B Nazanin" w:hint="cs"/>
                <w:sz w:val="20"/>
                <w:szCs w:val="20"/>
                <w:rtl/>
                <w:lang w:bidi="fa-IR"/>
              </w:rPr>
              <w:t>مرتبه علمی نگارنده اول، دانشکده ...،</w:t>
            </w:r>
            <w:r w:rsidRPr="006B2727">
              <w:rPr>
                <w:rFonts w:cs="B Nazanin" w:hint="cs"/>
                <w:sz w:val="20"/>
                <w:szCs w:val="20"/>
                <w:rtl/>
                <w:lang w:bidi="fa-IR"/>
              </w:rPr>
              <w:t xml:space="preserve"> دانشگاه </w:t>
            </w:r>
            <w:r>
              <w:rPr>
                <w:rFonts w:cs="B Nazanin" w:hint="cs"/>
                <w:sz w:val="20"/>
                <w:szCs w:val="20"/>
                <w:rtl/>
                <w:lang w:bidi="fa-IR"/>
              </w:rPr>
              <w:t>...، شهر ...، کشور...</w:t>
            </w:r>
          </w:p>
          <w:p w14:paraId="64EAA1D9" w14:textId="77777777" w:rsidR="002B64F2" w:rsidRDefault="00EF1D2E" w:rsidP="00FC46A7">
            <w:pPr>
              <w:bidi/>
              <w:jc w:val="both"/>
              <w:rPr>
                <w:rFonts w:cs="B Nazanin"/>
                <w:sz w:val="20"/>
                <w:szCs w:val="20"/>
                <w:rtl/>
                <w:lang w:bidi="fa-IR"/>
              </w:rPr>
            </w:pPr>
            <w:r w:rsidRPr="006B2727">
              <w:rPr>
                <w:rFonts w:cs="B Nazanin" w:hint="cs"/>
                <w:sz w:val="20"/>
                <w:szCs w:val="20"/>
                <w:vertAlign w:val="superscript"/>
                <w:rtl/>
                <w:lang w:bidi="fa-IR"/>
              </w:rPr>
              <w:t>1</w:t>
            </w:r>
            <w:r>
              <w:rPr>
                <w:rFonts w:cs="B Nazanin" w:hint="cs"/>
                <w:sz w:val="20"/>
                <w:szCs w:val="20"/>
                <w:rtl/>
                <w:lang w:bidi="fa-IR"/>
              </w:rPr>
              <w:t>مرتبه علمی نگارنده اول، دانشکده ...،</w:t>
            </w:r>
            <w:r w:rsidRPr="006B2727">
              <w:rPr>
                <w:rFonts w:cs="B Nazanin" w:hint="cs"/>
                <w:sz w:val="20"/>
                <w:szCs w:val="20"/>
                <w:rtl/>
                <w:lang w:bidi="fa-IR"/>
              </w:rPr>
              <w:t xml:space="preserve"> دانشگاه </w:t>
            </w:r>
            <w:r>
              <w:rPr>
                <w:rFonts w:cs="B Nazanin" w:hint="cs"/>
                <w:sz w:val="20"/>
                <w:szCs w:val="20"/>
                <w:rtl/>
                <w:lang w:bidi="fa-IR"/>
              </w:rPr>
              <w:t>...، شهر ...، کشور...</w:t>
            </w:r>
          </w:p>
          <w:p w14:paraId="24938FAA" w14:textId="77777777" w:rsidR="003052B7" w:rsidRPr="006B2727" w:rsidRDefault="003052B7" w:rsidP="00FC46A7">
            <w:pPr>
              <w:bidi/>
              <w:jc w:val="both"/>
              <w:rPr>
                <w:rFonts w:cs="B Nazanin"/>
                <w:sz w:val="20"/>
                <w:szCs w:val="20"/>
                <w:rtl/>
                <w:lang w:bidi="fa-IR"/>
              </w:rPr>
            </w:pPr>
            <w:r w:rsidRPr="006B2727">
              <w:rPr>
                <w:rFonts w:cs="B Nazanin" w:hint="cs"/>
                <w:sz w:val="20"/>
                <w:szCs w:val="20"/>
                <w:vertAlign w:val="superscript"/>
                <w:rtl/>
                <w:lang w:bidi="fa-IR"/>
              </w:rPr>
              <w:t>1</w:t>
            </w:r>
            <w:r>
              <w:rPr>
                <w:rFonts w:cs="B Nazanin" w:hint="cs"/>
                <w:sz w:val="20"/>
                <w:szCs w:val="20"/>
                <w:rtl/>
                <w:lang w:bidi="fa-IR"/>
              </w:rPr>
              <w:t>مرتبه علمی نگارنده اول، دانشکده ...،</w:t>
            </w:r>
            <w:r w:rsidRPr="006B2727">
              <w:rPr>
                <w:rFonts w:cs="B Nazanin" w:hint="cs"/>
                <w:sz w:val="20"/>
                <w:szCs w:val="20"/>
                <w:rtl/>
                <w:lang w:bidi="fa-IR"/>
              </w:rPr>
              <w:t xml:space="preserve"> دانشگاه </w:t>
            </w:r>
            <w:r>
              <w:rPr>
                <w:rFonts w:cs="B Nazanin" w:hint="cs"/>
                <w:sz w:val="20"/>
                <w:szCs w:val="20"/>
                <w:rtl/>
                <w:lang w:bidi="fa-IR"/>
              </w:rPr>
              <w:t>...، شهر ...، کشور...</w:t>
            </w:r>
          </w:p>
          <w:p w14:paraId="1359A160" w14:textId="4BFB44CC" w:rsidR="003052B7" w:rsidRPr="006B2727" w:rsidRDefault="003052B7" w:rsidP="00FC46A7">
            <w:pPr>
              <w:bidi/>
              <w:jc w:val="both"/>
              <w:rPr>
                <w:rFonts w:cs="B Nazanin"/>
                <w:sz w:val="20"/>
                <w:szCs w:val="20"/>
                <w:rtl/>
                <w:lang w:bidi="fa-IR"/>
              </w:rPr>
            </w:pPr>
            <w:r w:rsidRPr="006B2727">
              <w:rPr>
                <w:rFonts w:cs="B Nazanin" w:hint="cs"/>
                <w:sz w:val="20"/>
                <w:szCs w:val="20"/>
                <w:vertAlign w:val="superscript"/>
                <w:rtl/>
                <w:lang w:bidi="fa-IR"/>
              </w:rPr>
              <w:t>1</w:t>
            </w:r>
            <w:r>
              <w:rPr>
                <w:rFonts w:cs="B Nazanin" w:hint="cs"/>
                <w:sz w:val="20"/>
                <w:szCs w:val="20"/>
                <w:rtl/>
                <w:lang w:bidi="fa-IR"/>
              </w:rPr>
              <w:t>مرتبه علمی نگارنده اول، دانشکده ...،</w:t>
            </w:r>
            <w:r w:rsidRPr="006B2727">
              <w:rPr>
                <w:rFonts w:cs="B Nazanin" w:hint="cs"/>
                <w:sz w:val="20"/>
                <w:szCs w:val="20"/>
                <w:rtl/>
                <w:lang w:bidi="fa-IR"/>
              </w:rPr>
              <w:t xml:space="preserve"> دانشگاه </w:t>
            </w:r>
            <w:r>
              <w:rPr>
                <w:rFonts w:cs="B Nazanin" w:hint="cs"/>
                <w:sz w:val="20"/>
                <w:szCs w:val="20"/>
                <w:rtl/>
                <w:lang w:bidi="fa-IR"/>
              </w:rPr>
              <w:t>...، شهر ...، کشور...</w:t>
            </w:r>
          </w:p>
        </w:tc>
      </w:tr>
      <w:tr w:rsidR="002B64F2" w14:paraId="4AA3D1D0" w14:textId="77777777" w:rsidTr="00B60437">
        <w:trPr>
          <w:trHeight w:val="469"/>
          <w:jc w:val="center"/>
        </w:trPr>
        <w:tc>
          <w:tcPr>
            <w:tcW w:w="3203" w:type="dxa"/>
            <w:tcBorders>
              <w:left w:val="nil"/>
              <w:bottom w:val="single" w:sz="4" w:space="0" w:color="auto"/>
              <w:right w:val="nil"/>
            </w:tcBorders>
            <w:vAlign w:val="center"/>
          </w:tcPr>
          <w:p w14:paraId="4D1861F6" w14:textId="50279D48" w:rsidR="002B6A26" w:rsidRPr="00534078" w:rsidRDefault="00FD3B7B" w:rsidP="00FD3B7B">
            <w:pPr>
              <w:bidi/>
              <w:rPr>
                <w:rFonts w:cs="B Nazanin"/>
                <w:b/>
                <w:bCs/>
              </w:rPr>
            </w:pPr>
            <w:r w:rsidRPr="006B2727">
              <w:rPr>
                <w:rFonts w:cs="B Nazanin" w:hint="cs"/>
                <w:b/>
                <w:bCs/>
                <w:sz w:val="24"/>
                <w:szCs w:val="24"/>
                <w:rtl/>
              </w:rPr>
              <w:t>مشخصات مقاله</w:t>
            </w:r>
          </w:p>
        </w:tc>
        <w:tc>
          <w:tcPr>
            <w:tcW w:w="482" w:type="dxa"/>
            <w:tcBorders>
              <w:top w:val="nil"/>
              <w:left w:val="nil"/>
              <w:bottom w:val="nil"/>
              <w:right w:val="nil"/>
            </w:tcBorders>
            <w:vAlign w:val="center"/>
          </w:tcPr>
          <w:p w14:paraId="3B730B49" w14:textId="77777777" w:rsidR="002B6A26" w:rsidRDefault="002B6A26" w:rsidP="002B6A26">
            <w:pPr>
              <w:bidi/>
              <w:jc w:val="center"/>
            </w:pPr>
          </w:p>
        </w:tc>
        <w:tc>
          <w:tcPr>
            <w:tcW w:w="5926" w:type="dxa"/>
            <w:tcBorders>
              <w:top w:val="single" w:sz="4" w:space="0" w:color="auto"/>
              <w:left w:val="nil"/>
              <w:bottom w:val="single" w:sz="4" w:space="0" w:color="auto"/>
              <w:right w:val="nil"/>
            </w:tcBorders>
            <w:vAlign w:val="center"/>
          </w:tcPr>
          <w:p w14:paraId="4784BF18" w14:textId="6F46C8C3" w:rsidR="002B6A26" w:rsidRPr="00534078" w:rsidRDefault="002B64F2" w:rsidP="002B64F2">
            <w:pPr>
              <w:bidi/>
              <w:rPr>
                <w:rFonts w:cs="B Nazanin"/>
                <w:b/>
                <w:bCs/>
              </w:rPr>
            </w:pPr>
            <w:r w:rsidRPr="006B2727">
              <w:rPr>
                <w:rFonts w:cs="B Nazanin" w:hint="cs"/>
                <w:b/>
                <w:bCs/>
                <w:sz w:val="24"/>
                <w:szCs w:val="24"/>
                <w:rtl/>
              </w:rPr>
              <w:t>چکیده</w:t>
            </w:r>
          </w:p>
        </w:tc>
      </w:tr>
      <w:tr w:rsidR="00534078" w:rsidRPr="00B60437" w14:paraId="10F82126" w14:textId="77777777" w:rsidTr="00B60437">
        <w:trPr>
          <w:trHeight w:val="1516"/>
          <w:jc w:val="center"/>
        </w:trPr>
        <w:tc>
          <w:tcPr>
            <w:tcW w:w="3203" w:type="dxa"/>
            <w:tcBorders>
              <w:left w:val="nil"/>
              <w:bottom w:val="single" w:sz="4" w:space="0" w:color="auto"/>
              <w:right w:val="nil"/>
            </w:tcBorders>
            <w:vAlign w:val="center"/>
          </w:tcPr>
          <w:p w14:paraId="5BB39158" w14:textId="77777777" w:rsidR="00534078" w:rsidRPr="00A650E2" w:rsidRDefault="00534078" w:rsidP="00534078">
            <w:pPr>
              <w:bidi/>
              <w:rPr>
                <w:rFonts w:cs="B Nazanin"/>
              </w:rPr>
            </w:pPr>
            <w:r w:rsidRPr="00A650E2">
              <w:rPr>
                <w:rFonts w:cs="B Nazanin" w:hint="cs"/>
                <w:rtl/>
              </w:rPr>
              <w:t>تاریخچه</w:t>
            </w:r>
            <w:r w:rsidRPr="00A650E2">
              <w:rPr>
                <w:rFonts w:cs="B Nazanin"/>
                <w:rtl/>
              </w:rPr>
              <w:t xml:space="preserve"> </w:t>
            </w:r>
            <w:r w:rsidRPr="00A650E2">
              <w:rPr>
                <w:rFonts w:cs="B Nazanin" w:hint="cs"/>
                <w:rtl/>
              </w:rPr>
              <w:t>مقاله</w:t>
            </w:r>
            <w:r w:rsidRPr="00A650E2">
              <w:rPr>
                <w:rFonts w:cs="B Nazanin"/>
                <w:rtl/>
              </w:rPr>
              <w:t>:</w:t>
            </w:r>
          </w:p>
          <w:p w14:paraId="076CD2B2" w14:textId="0A9CAC0E" w:rsidR="00EF1D2E" w:rsidRDefault="00EF1D2E" w:rsidP="00ED3319">
            <w:pPr>
              <w:bidi/>
              <w:rPr>
                <w:rFonts w:cs="B Nazanin"/>
                <w:rtl/>
              </w:rPr>
            </w:pPr>
            <w:r>
              <w:rPr>
                <w:rFonts w:cs="B Nazanin" w:hint="cs"/>
                <w:rtl/>
              </w:rPr>
              <w:t xml:space="preserve">نوع مقاله: علمی </w:t>
            </w:r>
          </w:p>
          <w:p w14:paraId="12DBCEF0" w14:textId="74868B3E" w:rsidR="00534078" w:rsidRPr="00A650E2" w:rsidRDefault="00534078" w:rsidP="00165ADB">
            <w:pPr>
              <w:bidi/>
              <w:rPr>
                <w:rFonts w:cs="B Nazanin"/>
              </w:rPr>
            </w:pPr>
            <w:r w:rsidRPr="00A650E2">
              <w:rPr>
                <w:rFonts w:cs="B Nazanin" w:hint="cs"/>
                <w:rtl/>
              </w:rPr>
              <w:t>دریافت</w:t>
            </w:r>
            <w:r w:rsidR="00165ADB" w:rsidRPr="00A650E2">
              <w:rPr>
                <w:rFonts w:cs="B Nazanin" w:hint="cs"/>
                <w:rtl/>
              </w:rPr>
              <w:t>:</w:t>
            </w:r>
            <w:r w:rsidRPr="00A650E2">
              <w:rPr>
                <w:rFonts w:cs="B Nazanin"/>
                <w:rtl/>
              </w:rPr>
              <w:t xml:space="preserve"> </w:t>
            </w:r>
            <w:r w:rsidR="00F2079F">
              <w:rPr>
                <w:rFonts w:cs="B Nazanin" w:hint="cs"/>
                <w:rtl/>
              </w:rPr>
              <w:t>...</w:t>
            </w:r>
            <w:r w:rsidR="00EF1D2E">
              <w:rPr>
                <w:rFonts w:cs="B Nazanin" w:hint="cs"/>
                <w:rtl/>
              </w:rPr>
              <w:t>/</w:t>
            </w:r>
            <w:r w:rsidR="00F2079F">
              <w:rPr>
                <w:rFonts w:cs="B Nazanin" w:hint="cs"/>
                <w:rtl/>
              </w:rPr>
              <w:t>...</w:t>
            </w:r>
            <w:r w:rsidR="00EF1D2E">
              <w:rPr>
                <w:rFonts w:cs="B Nazanin" w:hint="cs"/>
                <w:rtl/>
              </w:rPr>
              <w:t>/</w:t>
            </w:r>
            <w:r w:rsidR="00F2079F">
              <w:rPr>
                <w:rFonts w:cs="B Nazanin" w:hint="cs"/>
                <w:rtl/>
              </w:rPr>
              <w:t>...</w:t>
            </w:r>
          </w:p>
          <w:p w14:paraId="159E8B3B" w14:textId="4864B84C" w:rsidR="00534078" w:rsidRPr="00A650E2" w:rsidRDefault="00165ADB" w:rsidP="00165ADB">
            <w:pPr>
              <w:bidi/>
              <w:rPr>
                <w:rFonts w:cs="B Nazanin"/>
              </w:rPr>
            </w:pPr>
            <w:r w:rsidRPr="00A650E2">
              <w:rPr>
                <w:rFonts w:cs="B Nazanin" w:hint="cs"/>
                <w:rtl/>
              </w:rPr>
              <w:t>بازنگری:</w:t>
            </w:r>
            <w:r w:rsidR="00534078" w:rsidRPr="00A650E2">
              <w:rPr>
                <w:rFonts w:cs="B Nazanin" w:hint="cs"/>
                <w:rtl/>
              </w:rPr>
              <w:t xml:space="preserve"> </w:t>
            </w:r>
            <w:r w:rsidR="00F2079F">
              <w:rPr>
                <w:rFonts w:cs="B Nazanin" w:hint="cs"/>
                <w:rtl/>
              </w:rPr>
              <w:t>...</w:t>
            </w:r>
            <w:r w:rsidR="00EF1D2E">
              <w:rPr>
                <w:rFonts w:cs="B Nazanin" w:hint="cs"/>
                <w:rtl/>
              </w:rPr>
              <w:t>/</w:t>
            </w:r>
            <w:r w:rsidR="00F2079F">
              <w:rPr>
                <w:rFonts w:cs="B Nazanin" w:hint="cs"/>
                <w:rtl/>
              </w:rPr>
              <w:t>...</w:t>
            </w:r>
            <w:r w:rsidR="00EF1D2E">
              <w:rPr>
                <w:rFonts w:cs="B Nazanin" w:hint="cs"/>
                <w:rtl/>
              </w:rPr>
              <w:t>/</w:t>
            </w:r>
            <w:r w:rsidR="00F2079F">
              <w:rPr>
                <w:rFonts w:cs="B Nazanin" w:hint="cs"/>
                <w:rtl/>
              </w:rPr>
              <w:t>...</w:t>
            </w:r>
          </w:p>
          <w:p w14:paraId="7E501931" w14:textId="05984FDC" w:rsidR="00534078" w:rsidRPr="00A650E2" w:rsidRDefault="00534078" w:rsidP="00165ADB">
            <w:pPr>
              <w:bidi/>
              <w:rPr>
                <w:rFonts w:cs="B Nazanin"/>
              </w:rPr>
            </w:pPr>
            <w:r w:rsidRPr="00A650E2">
              <w:rPr>
                <w:rFonts w:cs="B Nazanin" w:hint="cs"/>
                <w:rtl/>
              </w:rPr>
              <w:t>پذیرش</w:t>
            </w:r>
            <w:r w:rsidR="00165ADB" w:rsidRPr="00A650E2">
              <w:rPr>
                <w:rFonts w:cs="B Nazanin" w:hint="cs"/>
                <w:rtl/>
              </w:rPr>
              <w:t>:</w:t>
            </w:r>
            <w:r w:rsidRPr="00A650E2">
              <w:rPr>
                <w:rFonts w:cs="B Nazanin"/>
                <w:rtl/>
              </w:rPr>
              <w:t xml:space="preserve"> </w:t>
            </w:r>
            <w:r w:rsidR="00F2079F">
              <w:rPr>
                <w:rFonts w:cs="B Nazanin" w:hint="cs"/>
                <w:rtl/>
              </w:rPr>
              <w:t>...</w:t>
            </w:r>
            <w:r w:rsidR="00EF1D2E">
              <w:rPr>
                <w:rFonts w:cs="B Nazanin" w:hint="cs"/>
                <w:rtl/>
              </w:rPr>
              <w:t>/</w:t>
            </w:r>
            <w:r w:rsidR="00F2079F">
              <w:rPr>
                <w:rFonts w:cs="B Nazanin" w:hint="cs"/>
                <w:rtl/>
              </w:rPr>
              <w:t>...</w:t>
            </w:r>
            <w:r w:rsidR="00EF1D2E">
              <w:rPr>
                <w:rFonts w:cs="B Nazanin" w:hint="cs"/>
                <w:rtl/>
              </w:rPr>
              <w:t>/</w:t>
            </w:r>
            <w:r w:rsidR="00F2079F">
              <w:rPr>
                <w:rFonts w:cs="B Nazanin" w:hint="cs"/>
                <w:rtl/>
              </w:rPr>
              <w:t>...</w:t>
            </w:r>
          </w:p>
          <w:p w14:paraId="1554F9A4" w14:textId="12B9A6C3" w:rsidR="00534078" w:rsidRDefault="00165ADB" w:rsidP="00165ADB">
            <w:pPr>
              <w:bidi/>
              <w:rPr>
                <w:rFonts w:cs="B Nazanin"/>
                <w:rtl/>
              </w:rPr>
            </w:pPr>
            <w:r w:rsidRPr="00A650E2">
              <w:rPr>
                <w:rFonts w:cs="B Nazanin" w:hint="cs"/>
                <w:rtl/>
              </w:rPr>
              <w:t>ارائه</w:t>
            </w:r>
            <w:r w:rsidR="00534078" w:rsidRPr="00A650E2">
              <w:rPr>
                <w:rFonts w:cs="B Nazanin"/>
                <w:rtl/>
              </w:rPr>
              <w:t xml:space="preserve"> </w:t>
            </w:r>
            <w:r w:rsidR="00534078" w:rsidRPr="00A650E2">
              <w:rPr>
                <w:rFonts w:cs="B Nazanin" w:hint="cs"/>
                <w:rtl/>
              </w:rPr>
              <w:t>آنلاین</w:t>
            </w:r>
            <w:r w:rsidRPr="00A650E2">
              <w:rPr>
                <w:rFonts w:cs="B Nazanin" w:hint="cs"/>
                <w:rtl/>
              </w:rPr>
              <w:t>:</w:t>
            </w:r>
            <w:r w:rsidR="00534078" w:rsidRPr="00A650E2">
              <w:rPr>
                <w:rFonts w:cs="B Nazanin"/>
                <w:rtl/>
              </w:rPr>
              <w:t xml:space="preserve"> </w:t>
            </w:r>
            <w:r w:rsidR="00F2079F">
              <w:rPr>
                <w:rFonts w:cs="B Nazanin" w:hint="cs"/>
                <w:rtl/>
              </w:rPr>
              <w:t>...</w:t>
            </w:r>
            <w:r w:rsidR="00EF1D2E">
              <w:rPr>
                <w:rFonts w:cs="B Nazanin" w:hint="cs"/>
                <w:rtl/>
              </w:rPr>
              <w:t>/</w:t>
            </w:r>
            <w:r w:rsidR="00F2079F">
              <w:rPr>
                <w:rFonts w:cs="B Nazanin" w:hint="cs"/>
                <w:rtl/>
              </w:rPr>
              <w:t>..</w:t>
            </w:r>
            <w:r w:rsidR="00EF1D2E">
              <w:rPr>
                <w:rFonts w:cs="B Nazanin" w:hint="cs"/>
                <w:rtl/>
              </w:rPr>
              <w:t>/</w:t>
            </w:r>
            <w:r w:rsidR="00F2079F">
              <w:rPr>
                <w:rFonts w:cs="B Nazanin" w:hint="cs"/>
                <w:rtl/>
              </w:rPr>
              <w:t>...</w:t>
            </w:r>
          </w:p>
          <w:p w14:paraId="09B4E717" w14:textId="49F438ED" w:rsidR="00083B60" w:rsidRPr="00083B60" w:rsidRDefault="00083B60" w:rsidP="00083B60">
            <w:pPr>
              <w:bidi/>
              <w:rPr>
                <w:rFonts w:cs="B Nazanin"/>
              </w:rPr>
            </w:pPr>
            <w:r w:rsidRPr="00083B60">
              <w:rPr>
                <w:rFonts w:cs="B Nazanin" w:hint="cs"/>
                <w:vertAlign w:val="superscript"/>
                <w:rtl/>
              </w:rPr>
              <w:t>*</w:t>
            </w:r>
            <w:r w:rsidRPr="00083B60">
              <w:rPr>
                <w:rFonts w:cs="B Nazanin" w:hint="cs"/>
                <w:rtl/>
              </w:rPr>
              <w:t xml:space="preserve">نويسنده مسئول: </w:t>
            </w:r>
            <w:r w:rsidR="00F2079F" w:rsidRPr="00F2079F">
              <w:rPr>
                <w:rFonts w:ascii="Crimson Pro" w:hAnsi="Crimson Pro" w:cstheme="majorBidi"/>
                <w:sz w:val="18"/>
                <w:szCs w:val="18"/>
              </w:rPr>
              <w:t>emailaddress@emailprovider.com</w:t>
            </w:r>
          </w:p>
        </w:tc>
        <w:tc>
          <w:tcPr>
            <w:tcW w:w="482" w:type="dxa"/>
            <w:tcBorders>
              <w:top w:val="nil"/>
              <w:left w:val="nil"/>
              <w:bottom w:val="nil"/>
              <w:right w:val="nil"/>
            </w:tcBorders>
            <w:vAlign w:val="center"/>
          </w:tcPr>
          <w:p w14:paraId="7C121E9D" w14:textId="77777777" w:rsidR="00534078" w:rsidRDefault="00534078" w:rsidP="00534078">
            <w:pPr>
              <w:bidi/>
              <w:jc w:val="center"/>
            </w:pPr>
          </w:p>
        </w:tc>
        <w:tc>
          <w:tcPr>
            <w:tcW w:w="5926" w:type="dxa"/>
            <w:vMerge w:val="restart"/>
            <w:tcBorders>
              <w:top w:val="single" w:sz="4" w:space="0" w:color="auto"/>
              <w:left w:val="nil"/>
              <w:right w:val="nil"/>
            </w:tcBorders>
          </w:tcPr>
          <w:p w14:paraId="5E2D7541" w14:textId="43F1328D" w:rsidR="00FB3D61" w:rsidRPr="00075394" w:rsidRDefault="003052B7" w:rsidP="000622D9">
            <w:pPr>
              <w:pStyle w:val="NormalWeb"/>
              <w:bidi/>
              <w:jc w:val="both"/>
              <w:rPr>
                <w:rFonts w:asciiTheme="minorHAnsi" w:eastAsiaTheme="minorHAnsi" w:hAnsiTheme="minorHAnsi" w:cs="2  Nazanin"/>
                <w:b/>
                <w:bCs/>
                <w:sz w:val="28"/>
                <w:szCs w:val="28"/>
                <w:rtl/>
              </w:rPr>
            </w:pPr>
            <w:r w:rsidRPr="003052B7">
              <w:rPr>
                <w:rFonts w:asciiTheme="majorHAnsi" w:eastAsiaTheme="minorHAnsi" w:hAnsiTheme="majorHAnsi" w:cs="B Nazanin"/>
                <w:b/>
                <w:sz w:val="22"/>
                <w:szCs w:val="22"/>
                <w:rtl/>
                <w:lang w:bidi="fa-IR"/>
              </w:rPr>
              <w:t>در اين مقاله‏‌ی نمونه، روش تهيه مقاله، قسمت ها و بخش های مختلف آن، انواع قلم ها و اندازه آن ها که در تهيه يک مقاله برای «</w:t>
            </w:r>
            <w:r>
              <w:rPr>
                <w:rFonts w:asciiTheme="majorHAnsi" w:eastAsiaTheme="minorHAnsi" w:hAnsiTheme="majorHAnsi" w:cs="B Nazanin" w:hint="cs"/>
                <w:b/>
                <w:sz w:val="22"/>
                <w:szCs w:val="22"/>
                <w:rtl/>
                <w:lang w:bidi="fa-IR"/>
              </w:rPr>
              <w:t>نشریه</w:t>
            </w:r>
            <w:r w:rsidRPr="003052B7">
              <w:rPr>
                <w:rFonts w:asciiTheme="majorHAnsi" w:eastAsiaTheme="minorHAnsi" w:hAnsiTheme="majorHAnsi" w:cs="B Nazanin"/>
                <w:b/>
                <w:sz w:val="22"/>
                <w:szCs w:val="22"/>
                <w:rtl/>
                <w:lang w:bidi="fa-IR"/>
              </w:rPr>
              <w:t xml:space="preserve"> علمی مکانیک </w:t>
            </w:r>
            <w:r>
              <w:rPr>
                <w:rFonts w:asciiTheme="majorHAnsi" w:eastAsiaTheme="minorHAnsi" w:hAnsiTheme="majorHAnsi" w:cs="B Nazanin" w:hint="cs"/>
                <w:b/>
                <w:sz w:val="22"/>
                <w:szCs w:val="22"/>
                <w:rtl/>
                <w:lang w:bidi="fa-IR"/>
              </w:rPr>
              <w:t>هوافضا</w:t>
            </w:r>
            <w:r w:rsidRPr="003052B7">
              <w:rPr>
                <w:rFonts w:asciiTheme="majorHAnsi" w:eastAsiaTheme="minorHAnsi" w:hAnsiTheme="majorHAnsi" w:cs="B Nazanin"/>
                <w:b/>
                <w:sz w:val="22"/>
                <w:szCs w:val="22"/>
                <w:rtl/>
                <w:lang w:bidi="fa-IR"/>
              </w:rPr>
              <w:t xml:space="preserve">» به </w:t>
            </w:r>
            <w:r w:rsidRPr="000E6EBD">
              <w:rPr>
                <w:rFonts w:asciiTheme="majorHAnsi" w:eastAsiaTheme="minorHAnsi" w:hAnsiTheme="majorHAnsi" w:cs="B Nazanin"/>
                <w:b/>
                <w:spacing w:val="-12"/>
                <w:sz w:val="22"/>
                <w:szCs w:val="22"/>
                <w:rtl/>
                <w:lang w:bidi="fa-IR"/>
              </w:rPr>
              <w:t>کارمی</w:t>
            </w:r>
            <w:r w:rsidR="000E6EBD">
              <w:rPr>
                <w:rFonts w:asciiTheme="majorHAnsi" w:eastAsiaTheme="minorHAnsi" w:hAnsiTheme="majorHAnsi" w:cs="B Nazanin" w:hint="cs"/>
                <w:b/>
                <w:spacing w:val="-12"/>
                <w:sz w:val="22"/>
                <w:szCs w:val="22"/>
                <w:rtl/>
                <w:lang w:bidi="fa-IR"/>
              </w:rPr>
              <w:t>‌</w:t>
            </w:r>
            <w:r w:rsidRPr="000E6EBD">
              <w:rPr>
                <w:rFonts w:asciiTheme="majorHAnsi" w:eastAsiaTheme="minorHAnsi" w:hAnsiTheme="majorHAnsi" w:cs="B Nazanin"/>
                <w:b/>
                <w:spacing w:val="-12"/>
                <w:sz w:val="22"/>
                <w:szCs w:val="22"/>
                <w:rtl/>
                <w:lang w:bidi="fa-IR"/>
              </w:rPr>
              <w:t>روند</w:t>
            </w:r>
            <w:r w:rsidRPr="003052B7">
              <w:rPr>
                <w:rFonts w:asciiTheme="majorHAnsi" w:eastAsiaTheme="minorHAnsi" w:hAnsiTheme="majorHAnsi" w:cs="B Nazanin"/>
                <w:b/>
                <w:sz w:val="22"/>
                <w:szCs w:val="22"/>
                <w:rtl/>
                <w:lang w:bidi="fa-IR"/>
              </w:rPr>
              <w:t xml:space="preserve">، آمده است. کليه </w:t>
            </w:r>
            <w:r w:rsidRPr="003052B7">
              <w:rPr>
                <w:rFonts w:asciiTheme="majorHAnsi" w:eastAsiaTheme="minorHAnsi" w:hAnsiTheme="majorHAnsi" w:cs="B Nazanin"/>
                <w:b/>
                <w:i/>
                <w:sz w:val="22"/>
                <w:szCs w:val="22"/>
                <w:rtl/>
                <w:lang w:bidi="fa-IR"/>
              </w:rPr>
              <w:t>شيوه</w:t>
            </w:r>
            <w:r w:rsidRPr="003052B7">
              <w:rPr>
                <w:rFonts w:asciiTheme="majorHAnsi" w:eastAsiaTheme="minorHAnsi" w:hAnsiTheme="majorHAnsi" w:cs="B Nazanin"/>
                <w:b/>
                <w:sz w:val="22"/>
                <w:szCs w:val="22"/>
                <w:rtl/>
                <w:lang w:bidi="fa-IR"/>
              </w:rPr>
              <w:t xml:space="preserve"> های مورد نياز برای بخش</w:t>
            </w:r>
            <w:r w:rsidRPr="003052B7">
              <w:rPr>
                <w:rFonts w:asciiTheme="majorHAnsi" w:eastAsiaTheme="minorHAnsi" w:hAnsiTheme="majorHAnsi" w:cs="B Nazanin"/>
                <w:b/>
                <w:sz w:val="22"/>
                <w:szCs w:val="22"/>
                <w:rtl/>
                <w:lang w:bidi="fa-IR"/>
              </w:rPr>
              <w:softHyphen/>
              <w:t>های مختلف مقاله، مانند عنوان، نام نویسندگان، چکيده و متن، از پيش تعريف شده و تنها کافی است که مولف مقاله خود را با این شیوه نامه تطبیق دهد</w:t>
            </w:r>
            <w:r w:rsidRPr="003052B7">
              <w:rPr>
                <w:rFonts w:asciiTheme="majorHAnsi" w:eastAsiaTheme="minorHAnsi" w:hAnsiTheme="majorHAnsi" w:cs="B Nazanin"/>
                <w:b/>
                <w:sz w:val="22"/>
                <w:szCs w:val="22"/>
              </w:rPr>
              <w:t>.</w:t>
            </w:r>
            <w:r w:rsidRPr="003052B7">
              <w:rPr>
                <w:rFonts w:asciiTheme="majorHAnsi" w:eastAsiaTheme="minorHAnsi" w:hAnsiTheme="majorHAnsi" w:cs="B Nazanin"/>
                <w:b/>
                <w:sz w:val="22"/>
                <w:szCs w:val="22"/>
                <w:rtl/>
                <w:lang w:bidi="fa-IR"/>
              </w:rPr>
              <w:t xml:space="preserve"> چکيده بايد طی يک يا دو پاراگراف و حداکثر </w:t>
            </w:r>
            <w:r>
              <w:rPr>
                <w:rFonts w:asciiTheme="majorHAnsi" w:eastAsiaTheme="minorHAnsi" w:hAnsiTheme="majorHAnsi" w:cs="B Nazanin" w:hint="cs"/>
                <w:b/>
                <w:sz w:val="22"/>
                <w:szCs w:val="22"/>
                <w:rtl/>
                <w:lang w:bidi="fa-IR"/>
              </w:rPr>
              <w:t>250</w:t>
            </w:r>
            <w:r w:rsidRPr="003052B7">
              <w:rPr>
                <w:rFonts w:asciiTheme="majorHAnsi" w:eastAsiaTheme="minorHAnsi" w:hAnsiTheme="majorHAnsi" w:cs="B Nazanin"/>
                <w:b/>
                <w:sz w:val="22"/>
                <w:szCs w:val="22"/>
                <w:rtl/>
                <w:lang w:bidi="fa-IR"/>
              </w:rPr>
              <w:t xml:space="preserve"> کلمه بطور صريح موضوع، روش تحقیق، اهم نتايج پژوهش انجام شده و روش ارزیابی را مطرح کند</w:t>
            </w:r>
            <w:r w:rsidRPr="003052B7">
              <w:rPr>
                <w:rFonts w:asciiTheme="majorHAnsi" w:eastAsiaTheme="minorHAnsi" w:hAnsiTheme="majorHAnsi" w:cs="B Nazanin"/>
                <w:b/>
                <w:sz w:val="22"/>
                <w:szCs w:val="22"/>
              </w:rPr>
              <w:t>.</w:t>
            </w:r>
            <w:r w:rsidRPr="003052B7">
              <w:rPr>
                <w:rFonts w:asciiTheme="majorHAnsi" w:eastAsiaTheme="minorHAnsi" w:hAnsiTheme="majorHAnsi" w:cs="B Nazanin"/>
                <w:b/>
                <w:sz w:val="22"/>
                <w:szCs w:val="22"/>
                <w:rtl/>
                <w:lang w:bidi="fa-IR"/>
              </w:rPr>
              <w:t xml:space="preserve"> در چکيده نبايد هيچ گونه جزئيات، جدول، شکل يا فرمولی درج شود و باید از ذکر موارد غیرضروری پرهیز گردد. (کلمات فارسی بی</w:t>
            </w:r>
            <w:r w:rsidR="005B07E1">
              <w:rPr>
                <w:rFonts w:asciiTheme="majorHAnsi" w:eastAsiaTheme="minorHAnsi" w:hAnsiTheme="majorHAnsi" w:cs="B Nazanin" w:hint="cs"/>
                <w:b/>
                <w:sz w:val="22"/>
                <w:szCs w:val="22"/>
                <w:rtl/>
                <w:lang w:bidi="fa-IR"/>
              </w:rPr>
              <w:t xml:space="preserve"> </w:t>
            </w:r>
            <w:r w:rsidRPr="003052B7">
              <w:rPr>
                <w:rFonts w:asciiTheme="majorHAnsi" w:eastAsiaTheme="minorHAnsi" w:hAnsiTheme="majorHAnsi" w:cs="B Nazanin"/>
                <w:b/>
                <w:sz w:val="22"/>
                <w:szCs w:val="22"/>
                <w:rtl/>
                <w:lang w:bidi="fa-IR"/>
              </w:rPr>
              <w:t xml:space="preserve">‌نازنين  </w:t>
            </w:r>
            <w:r w:rsidR="005B07E1">
              <w:rPr>
                <w:rFonts w:asciiTheme="majorHAnsi" w:eastAsiaTheme="minorHAnsi" w:hAnsiTheme="majorHAnsi" w:cs="B Nazanin" w:hint="cs"/>
                <w:b/>
                <w:sz w:val="22"/>
                <w:szCs w:val="22"/>
                <w:rtl/>
                <w:lang w:bidi="fa-IR"/>
              </w:rPr>
              <w:t>11</w:t>
            </w:r>
            <w:r w:rsidRPr="003052B7">
              <w:rPr>
                <w:rFonts w:asciiTheme="majorHAnsi" w:eastAsiaTheme="minorHAnsi" w:hAnsiTheme="majorHAnsi" w:cs="B Nazanin"/>
                <w:b/>
                <w:sz w:val="22"/>
                <w:szCs w:val="22"/>
                <w:rtl/>
                <w:lang w:bidi="fa-IR"/>
              </w:rPr>
              <w:t xml:space="preserve"> و کلمات انگلیسی </w:t>
            </w:r>
            <w:r w:rsidR="005B07E1" w:rsidRPr="005B07E1">
              <w:rPr>
                <w:rFonts w:ascii="Crimson Pro" w:eastAsiaTheme="minorHAnsi" w:hAnsi="Crimson Pro" w:cs="B Nazanin"/>
                <w:bCs/>
                <w:sz w:val="18"/>
                <w:szCs w:val="18"/>
              </w:rPr>
              <w:t>Crimson Pro 9</w:t>
            </w:r>
            <w:r w:rsidRPr="003052B7">
              <w:rPr>
                <w:rFonts w:asciiTheme="majorHAnsi" w:eastAsiaTheme="minorHAnsi" w:hAnsiTheme="majorHAnsi" w:cs="B Nazanin"/>
                <w:b/>
                <w:sz w:val="22"/>
                <w:szCs w:val="22"/>
                <w:rtl/>
                <w:lang w:bidi="fa-IR"/>
              </w:rPr>
              <w:t>).</w:t>
            </w:r>
          </w:p>
        </w:tc>
      </w:tr>
      <w:tr w:rsidR="00534078" w14:paraId="76188834" w14:textId="77777777" w:rsidTr="00B60437">
        <w:trPr>
          <w:trHeight w:val="2555"/>
          <w:jc w:val="center"/>
        </w:trPr>
        <w:tc>
          <w:tcPr>
            <w:tcW w:w="3203" w:type="dxa"/>
            <w:tcBorders>
              <w:left w:val="nil"/>
              <w:right w:val="nil"/>
            </w:tcBorders>
          </w:tcPr>
          <w:p w14:paraId="05BC516C" w14:textId="77777777" w:rsidR="00534078" w:rsidRPr="00A650E2" w:rsidRDefault="00534078" w:rsidP="00534078">
            <w:pPr>
              <w:bidi/>
              <w:rPr>
                <w:rFonts w:cs="B Nazanin"/>
              </w:rPr>
            </w:pPr>
            <w:r w:rsidRPr="00A650E2">
              <w:rPr>
                <w:rFonts w:cs="B Nazanin" w:hint="cs"/>
                <w:rtl/>
              </w:rPr>
              <w:t>کلید</w:t>
            </w:r>
            <w:r w:rsidRPr="00A650E2">
              <w:rPr>
                <w:rFonts w:cs="B Nazanin"/>
                <w:rtl/>
              </w:rPr>
              <w:t xml:space="preserve"> </w:t>
            </w:r>
            <w:r w:rsidRPr="00A650E2">
              <w:rPr>
                <w:rFonts w:cs="B Nazanin" w:hint="cs"/>
                <w:rtl/>
              </w:rPr>
              <w:t>واژه</w:t>
            </w:r>
            <w:r w:rsidRPr="00A650E2">
              <w:rPr>
                <w:rFonts w:cs="B Nazanin"/>
                <w:rtl/>
              </w:rPr>
              <w:t xml:space="preserve"> </w:t>
            </w:r>
            <w:r w:rsidRPr="00A650E2">
              <w:rPr>
                <w:rFonts w:cs="B Nazanin" w:hint="cs"/>
                <w:rtl/>
              </w:rPr>
              <w:t>ها</w:t>
            </w:r>
            <w:r w:rsidRPr="00A650E2">
              <w:rPr>
                <w:rFonts w:cs="B Nazanin"/>
                <w:rtl/>
              </w:rPr>
              <w:t>:</w:t>
            </w:r>
          </w:p>
          <w:p w14:paraId="4F0B176A" w14:textId="09E1641B" w:rsidR="00534078" w:rsidRPr="00FC46A7" w:rsidRDefault="005B07E1" w:rsidP="00FC46A7">
            <w:pPr>
              <w:bidi/>
              <w:jc w:val="lowKashida"/>
              <w:rPr>
                <w:rFonts w:cs="B Nazanin"/>
                <w:rtl/>
              </w:rPr>
            </w:pPr>
            <w:r w:rsidRPr="001F63DE">
              <w:rPr>
                <w:rFonts w:cs="B Nazanin" w:hint="cs"/>
                <w:rtl/>
              </w:rPr>
              <w:t>کلید</w:t>
            </w:r>
            <w:r w:rsidR="00FC46A7">
              <w:rPr>
                <w:rFonts w:cs="B Nazanin" w:hint="cs"/>
                <w:rtl/>
              </w:rPr>
              <w:t xml:space="preserve"> </w:t>
            </w:r>
            <w:r w:rsidRPr="001F63DE">
              <w:rPr>
                <w:rFonts w:cs="B Nazanin" w:hint="cs"/>
                <w:rtl/>
              </w:rPr>
              <w:t>واژه اول</w:t>
            </w:r>
            <w:r w:rsidR="001F63DE">
              <w:rPr>
                <w:rFonts w:cs="B Nazanin" w:hint="cs"/>
                <w:rtl/>
              </w:rPr>
              <w:t xml:space="preserve"> (</w:t>
            </w:r>
            <w:r w:rsidR="001F63DE" w:rsidRPr="003052B7">
              <w:rPr>
                <w:rFonts w:asciiTheme="majorHAnsi" w:hAnsiTheme="majorHAnsi" w:cs="B Nazanin"/>
                <w:b/>
                <w:rtl/>
                <w:lang w:bidi="fa-IR"/>
              </w:rPr>
              <w:t>کلمات فارسی بی</w:t>
            </w:r>
            <w:r w:rsidR="001F63DE">
              <w:rPr>
                <w:rFonts w:asciiTheme="majorHAnsi" w:hAnsiTheme="majorHAnsi" w:cs="B Nazanin" w:hint="cs"/>
                <w:b/>
                <w:rtl/>
                <w:lang w:bidi="fa-IR"/>
              </w:rPr>
              <w:t xml:space="preserve"> </w:t>
            </w:r>
            <w:r w:rsidR="001F63DE" w:rsidRPr="003052B7">
              <w:rPr>
                <w:rFonts w:asciiTheme="majorHAnsi" w:hAnsiTheme="majorHAnsi" w:cs="B Nazanin"/>
                <w:b/>
                <w:rtl/>
                <w:lang w:bidi="fa-IR"/>
              </w:rPr>
              <w:t xml:space="preserve">‌نازنين </w:t>
            </w:r>
            <w:r w:rsidR="001F63DE">
              <w:rPr>
                <w:rFonts w:asciiTheme="majorHAnsi" w:hAnsiTheme="majorHAnsi" w:cs="B Nazanin" w:hint="cs"/>
                <w:b/>
                <w:rtl/>
                <w:lang w:bidi="fa-IR"/>
              </w:rPr>
              <w:t>11</w:t>
            </w:r>
            <w:r w:rsidR="00FC46A7">
              <w:rPr>
                <w:rFonts w:cs="B Nazanin" w:hint="cs"/>
                <w:rtl/>
              </w:rPr>
              <w:t xml:space="preserve"> و </w:t>
            </w:r>
            <w:r w:rsidR="001F63DE" w:rsidRPr="001F63DE">
              <w:rPr>
                <w:rFonts w:cs="B Nazanin"/>
                <w:b/>
                <w:rtl/>
                <w:lang w:bidi="fa-IR"/>
              </w:rPr>
              <w:t xml:space="preserve">دست کم </w:t>
            </w:r>
            <w:r w:rsidR="00695B44">
              <w:rPr>
                <w:rFonts w:cs="B Nazanin" w:hint="cs"/>
                <w:b/>
                <w:rtl/>
                <w:lang w:bidi="fa-IR"/>
              </w:rPr>
              <w:t>4</w:t>
            </w:r>
            <w:r w:rsidR="001F63DE" w:rsidRPr="001F63DE">
              <w:rPr>
                <w:rFonts w:cs="B Nazanin"/>
                <w:b/>
                <w:rtl/>
                <w:lang w:bidi="fa-IR"/>
              </w:rPr>
              <w:t xml:space="preserve"> و حداکثر </w:t>
            </w:r>
            <w:r w:rsidR="00695B44">
              <w:rPr>
                <w:rFonts w:cs="B Nazanin" w:hint="cs"/>
                <w:b/>
                <w:rtl/>
                <w:lang w:bidi="fa-IR"/>
              </w:rPr>
              <w:t>5</w:t>
            </w:r>
            <w:r w:rsidR="001F63DE" w:rsidRPr="001F63DE">
              <w:rPr>
                <w:rFonts w:cs="B Nazanin"/>
                <w:b/>
                <w:rtl/>
                <w:lang w:bidi="fa-IR"/>
              </w:rPr>
              <w:t xml:space="preserve"> کلمه می</w:t>
            </w:r>
            <w:r w:rsidR="001F63DE" w:rsidRPr="001F63DE">
              <w:rPr>
                <w:rFonts w:cs="B Nazanin"/>
                <w:b/>
                <w:rtl/>
                <w:lang w:bidi="fa-IR"/>
              </w:rPr>
              <w:softHyphen/>
              <w:t>توانند به عنوان کلمات کليدی انتخاب شوند</w:t>
            </w:r>
            <w:r w:rsidR="00FC46A7">
              <w:rPr>
                <w:rFonts w:cs="B Nazanin" w:hint="cs"/>
                <w:b/>
                <w:rtl/>
                <w:lang w:bidi="fa-IR"/>
              </w:rPr>
              <w:t>)</w:t>
            </w:r>
          </w:p>
          <w:p w14:paraId="6F32CAEF" w14:textId="77777777" w:rsidR="00FC46A7" w:rsidRDefault="00FC46A7" w:rsidP="00FC46A7">
            <w:pPr>
              <w:bidi/>
              <w:rPr>
                <w:rFonts w:cs="B Nazanin"/>
                <w:b/>
                <w:sz w:val="20"/>
                <w:szCs w:val="20"/>
                <w:rtl/>
                <w:lang w:bidi="fa-IR"/>
              </w:rPr>
            </w:pPr>
            <w:r>
              <w:rPr>
                <w:rFonts w:cs="B Nazanin" w:hint="cs"/>
                <w:b/>
                <w:sz w:val="20"/>
                <w:szCs w:val="20"/>
                <w:rtl/>
                <w:lang w:bidi="fa-IR"/>
              </w:rPr>
              <w:t>کلیدواژه دوم</w:t>
            </w:r>
          </w:p>
          <w:p w14:paraId="28D251EE" w14:textId="77777777" w:rsidR="00FC46A7" w:rsidRDefault="00FC46A7" w:rsidP="00FC46A7">
            <w:pPr>
              <w:bidi/>
              <w:rPr>
                <w:rFonts w:cs="B Nazanin"/>
                <w:b/>
                <w:sz w:val="20"/>
                <w:szCs w:val="20"/>
                <w:rtl/>
                <w:lang w:bidi="fa-IR"/>
              </w:rPr>
            </w:pPr>
            <w:r>
              <w:rPr>
                <w:rFonts w:cs="B Nazanin" w:hint="cs"/>
                <w:b/>
                <w:sz w:val="20"/>
                <w:szCs w:val="20"/>
                <w:rtl/>
                <w:lang w:bidi="fa-IR"/>
              </w:rPr>
              <w:t>کلید واژه سوم</w:t>
            </w:r>
          </w:p>
          <w:p w14:paraId="1A1C5CD0" w14:textId="2A1E2CE4" w:rsidR="00FC46A7" w:rsidRPr="00534078" w:rsidRDefault="00FC46A7" w:rsidP="00FC46A7">
            <w:pPr>
              <w:bidi/>
              <w:rPr>
                <w:rFonts w:cs="B Nazanin"/>
                <w:sz w:val="20"/>
                <w:szCs w:val="20"/>
              </w:rPr>
            </w:pPr>
            <w:r>
              <w:rPr>
                <w:rFonts w:cs="B Nazanin" w:hint="cs"/>
                <w:sz w:val="20"/>
                <w:szCs w:val="20"/>
                <w:rtl/>
              </w:rPr>
              <w:t>....</w:t>
            </w:r>
          </w:p>
        </w:tc>
        <w:tc>
          <w:tcPr>
            <w:tcW w:w="482" w:type="dxa"/>
            <w:tcBorders>
              <w:top w:val="nil"/>
              <w:left w:val="nil"/>
              <w:right w:val="nil"/>
            </w:tcBorders>
            <w:vAlign w:val="center"/>
          </w:tcPr>
          <w:p w14:paraId="4D215F45" w14:textId="77777777" w:rsidR="00534078" w:rsidRPr="00534078" w:rsidRDefault="00534078" w:rsidP="00534078">
            <w:pPr>
              <w:bidi/>
              <w:jc w:val="center"/>
              <w:rPr>
                <w:rFonts w:cs="B Nazanin"/>
              </w:rPr>
            </w:pPr>
          </w:p>
        </w:tc>
        <w:tc>
          <w:tcPr>
            <w:tcW w:w="5926" w:type="dxa"/>
            <w:vMerge/>
            <w:tcBorders>
              <w:left w:val="nil"/>
              <w:right w:val="nil"/>
            </w:tcBorders>
            <w:vAlign w:val="center"/>
          </w:tcPr>
          <w:p w14:paraId="1450AD64" w14:textId="77777777" w:rsidR="00534078" w:rsidRDefault="00534078" w:rsidP="00534078">
            <w:pPr>
              <w:bidi/>
              <w:jc w:val="center"/>
            </w:pPr>
          </w:p>
        </w:tc>
      </w:tr>
    </w:tbl>
    <w:p w14:paraId="20227241" w14:textId="0A0EDD9F" w:rsidR="00FB3D61" w:rsidRPr="00FB3D61" w:rsidRDefault="00FB3D61" w:rsidP="00FB3D61">
      <w:pPr>
        <w:bidi/>
        <w:rPr>
          <w:rFonts w:cs="2  Nazanin"/>
          <w:sz w:val="28"/>
          <w:szCs w:val="28"/>
          <w:rtl/>
        </w:rPr>
        <w:sectPr w:rsidR="00FB3D61" w:rsidRPr="00FB3D61" w:rsidSect="0053407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2880" w:footer="720" w:gutter="0"/>
          <w:cols w:space="720"/>
          <w:titlePg/>
          <w:docGrid w:linePitch="360"/>
        </w:sectPr>
      </w:pPr>
    </w:p>
    <w:p w14:paraId="421EB95C" w14:textId="77777777" w:rsidR="00B60437" w:rsidRDefault="00B60437" w:rsidP="00D028C9">
      <w:pPr>
        <w:pStyle w:val="NormalWeb"/>
        <w:bidi/>
        <w:spacing w:before="0" w:beforeAutospacing="0" w:after="120" w:afterAutospacing="0"/>
        <w:jc w:val="both"/>
        <w:rPr>
          <w:rFonts w:asciiTheme="majorHAnsi" w:eastAsiaTheme="minorHAnsi" w:hAnsiTheme="majorHAnsi" w:cs="B Nazanin"/>
          <w:b/>
          <w:bCs/>
          <w:sz w:val="28"/>
          <w:szCs w:val="28"/>
          <w:rtl/>
          <w:lang w:bidi="fa-IR"/>
        </w:rPr>
      </w:pPr>
    </w:p>
    <w:p w14:paraId="2FB9E167" w14:textId="77777777" w:rsidR="00B60437" w:rsidRDefault="00B60437" w:rsidP="00B60437">
      <w:pPr>
        <w:pStyle w:val="NormalWeb"/>
        <w:bidi/>
        <w:spacing w:before="0" w:beforeAutospacing="0" w:after="120" w:afterAutospacing="0"/>
        <w:jc w:val="both"/>
        <w:rPr>
          <w:rFonts w:asciiTheme="majorHAnsi" w:eastAsiaTheme="minorHAnsi" w:hAnsiTheme="majorHAnsi" w:cs="B Nazanin"/>
          <w:b/>
          <w:bCs/>
          <w:sz w:val="28"/>
          <w:szCs w:val="28"/>
          <w:rtl/>
          <w:lang w:bidi="fa-IR"/>
        </w:rPr>
      </w:pPr>
    </w:p>
    <w:p w14:paraId="0909043D" w14:textId="77777777" w:rsidR="00B60437" w:rsidRDefault="00B60437" w:rsidP="00B60437">
      <w:pPr>
        <w:pStyle w:val="NormalWeb"/>
        <w:bidi/>
        <w:spacing w:before="0" w:beforeAutospacing="0" w:after="120" w:afterAutospacing="0"/>
        <w:jc w:val="both"/>
        <w:rPr>
          <w:rFonts w:asciiTheme="majorHAnsi" w:eastAsiaTheme="minorHAnsi" w:hAnsiTheme="majorHAnsi" w:cs="B Nazanin"/>
          <w:b/>
          <w:bCs/>
          <w:sz w:val="28"/>
          <w:szCs w:val="28"/>
          <w:rtl/>
          <w:lang w:bidi="fa-IR"/>
        </w:rPr>
      </w:pPr>
    </w:p>
    <w:p w14:paraId="39F44724" w14:textId="77777777" w:rsidR="00B60437" w:rsidRDefault="00B60437" w:rsidP="00B60437">
      <w:pPr>
        <w:pStyle w:val="NormalWeb"/>
        <w:bidi/>
        <w:spacing w:before="0" w:beforeAutospacing="0" w:after="120" w:afterAutospacing="0"/>
        <w:jc w:val="both"/>
        <w:rPr>
          <w:rFonts w:asciiTheme="majorHAnsi" w:eastAsiaTheme="minorHAnsi" w:hAnsiTheme="majorHAnsi" w:cs="B Nazanin"/>
          <w:b/>
          <w:bCs/>
          <w:sz w:val="28"/>
          <w:szCs w:val="28"/>
          <w:rtl/>
          <w:lang w:bidi="fa-IR"/>
        </w:rPr>
      </w:pPr>
    </w:p>
    <w:p w14:paraId="6B5A05A5" w14:textId="77777777" w:rsidR="00B60437" w:rsidRDefault="00B60437" w:rsidP="00B60437">
      <w:pPr>
        <w:pStyle w:val="NormalWeb"/>
        <w:bidi/>
        <w:spacing w:before="0" w:beforeAutospacing="0" w:after="120" w:afterAutospacing="0"/>
        <w:jc w:val="both"/>
        <w:rPr>
          <w:rFonts w:asciiTheme="majorHAnsi" w:eastAsiaTheme="minorHAnsi" w:hAnsiTheme="majorHAnsi" w:cs="B Nazanin"/>
          <w:b/>
          <w:bCs/>
          <w:sz w:val="28"/>
          <w:szCs w:val="28"/>
          <w:rtl/>
          <w:lang w:bidi="fa-IR"/>
        </w:rPr>
      </w:pPr>
    </w:p>
    <w:p w14:paraId="3B650994" w14:textId="77777777" w:rsidR="00B60437" w:rsidRDefault="00B60437" w:rsidP="00B60437">
      <w:pPr>
        <w:pStyle w:val="NormalWeb"/>
        <w:bidi/>
        <w:spacing w:before="0" w:beforeAutospacing="0" w:after="120" w:afterAutospacing="0"/>
        <w:jc w:val="both"/>
        <w:rPr>
          <w:rFonts w:asciiTheme="majorHAnsi" w:eastAsiaTheme="minorHAnsi" w:hAnsiTheme="majorHAnsi" w:cs="B Nazanin"/>
          <w:b/>
          <w:bCs/>
          <w:sz w:val="28"/>
          <w:szCs w:val="28"/>
          <w:rtl/>
          <w:lang w:bidi="fa-IR"/>
        </w:rPr>
      </w:pPr>
    </w:p>
    <w:p w14:paraId="2168C1C4" w14:textId="77777777" w:rsidR="007D3994" w:rsidRPr="00075394" w:rsidRDefault="007D3994" w:rsidP="00B60437">
      <w:pPr>
        <w:pStyle w:val="NormalWeb"/>
        <w:bidi/>
        <w:spacing w:before="0" w:beforeAutospacing="0" w:after="120" w:afterAutospacing="0"/>
        <w:jc w:val="both"/>
        <w:rPr>
          <w:rFonts w:asciiTheme="majorHAnsi" w:eastAsiaTheme="minorHAnsi" w:hAnsiTheme="majorHAnsi" w:cs="B Nazanin"/>
          <w:b/>
          <w:bCs/>
          <w:sz w:val="28"/>
          <w:szCs w:val="28"/>
          <w:rtl/>
        </w:rPr>
      </w:pPr>
      <w:r w:rsidRPr="00075394">
        <w:rPr>
          <w:rFonts w:asciiTheme="majorHAnsi" w:eastAsiaTheme="minorHAnsi" w:hAnsiTheme="majorHAnsi" w:cs="B Nazanin" w:hint="cs"/>
          <w:b/>
          <w:bCs/>
          <w:sz w:val="28"/>
          <w:szCs w:val="28"/>
          <w:rtl/>
          <w:lang w:bidi="fa-IR"/>
        </w:rPr>
        <w:t>1-</w:t>
      </w:r>
      <w:r w:rsidRPr="00075394">
        <w:rPr>
          <w:rFonts w:asciiTheme="majorHAnsi" w:eastAsiaTheme="minorHAnsi" w:hAnsiTheme="majorHAnsi" w:cs="B Nazanin" w:hint="cs"/>
          <w:b/>
          <w:bCs/>
          <w:sz w:val="28"/>
          <w:szCs w:val="28"/>
          <w:rtl/>
        </w:rPr>
        <w:t xml:space="preserve"> مقدمه</w:t>
      </w:r>
    </w:p>
    <w:p w14:paraId="4334129C" w14:textId="27AB0E69" w:rsidR="00B62701" w:rsidRDefault="00B62701" w:rsidP="00B62701">
      <w:pPr>
        <w:pStyle w:val="NormalWeb"/>
        <w:bidi/>
        <w:spacing w:before="0" w:beforeAutospacing="0" w:after="0" w:afterAutospacing="0"/>
        <w:jc w:val="both"/>
        <w:rPr>
          <w:rFonts w:asciiTheme="majorHAnsi" w:eastAsiaTheme="minorHAnsi" w:hAnsiTheme="majorHAnsi" w:cs="B Nazanin"/>
          <w:rtl/>
        </w:rPr>
      </w:pPr>
      <w:r w:rsidRPr="00B62701">
        <w:rPr>
          <w:rFonts w:asciiTheme="majorHAnsi" w:eastAsiaTheme="minorHAnsi" w:hAnsiTheme="majorHAnsi" w:cs="B Nazanin"/>
          <w:rtl/>
        </w:rPr>
        <w:t>متن مقاله با</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د</w:t>
      </w:r>
      <w:r w:rsidRPr="00B62701">
        <w:rPr>
          <w:rFonts w:asciiTheme="majorHAnsi" w:eastAsiaTheme="minorHAnsi" w:hAnsiTheme="majorHAnsi" w:cs="B Nazanin"/>
          <w:rtl/>
        </w:rPr>
        <w:t xml:space="preserve"> در صفحات </w:t>
      </w:r>
      <w:r w:rsidRPr="00B62701">
        <w:rPr>
          <w:rFonts w:ascii="Crimson Pro" w:eastAsiaTheme="minorHAnsi" w:hAnsi="Crimson Pro" w:cs="B Nazanin"/>
          <w:bCs/>
          <w:sz w:val="20"/>
          <w:szCs w:val="20"/>
        </w:rPr>
        <w:t>A4</w:t>
      </w:r>
      <w:r w:rsidRPr="00B62701">
        <w:rPr>
          <w:rFonts w:asciiTheme="majorHAnsi" w:eastAsiaTheme="minorHAnsi" w:hAnsiTheme="majorHAnsi" w:cs="B Nazanin"/>
          <w:rtl/>
        </w:rPr>
        <w:t xml:space="preserve"> با قلم نازنين </w:t>
      </w:r>
      <w:r>
        <w:rPr>
          <w:rFonts w:asciiTheme="majorHAnsi" w:eastAsiaTheme="minorHAnsi" w:hAnsiTheme="majorHAnsi" w:cs="B Nazanin" w:hint="cs"/>
          <w:rtl/>
        </w:rPr>
        <w:t>12</w:t>
      </w:r>
      <w:r w:rsidRPr="00B62701">
        <w:rPr>
          <w:rFonts w:asciiTheme="majorHAnsi" w:eastAsiaTheme="minorHAnsi" w:hAnsiTheme="majorHAnsi" w:cs="B Nazanin"/>
          <w:rtl/>
        </w:rPr>
        <w:t xml:space="preserve"> معمول</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برا</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کلمات فارس</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و قلم </w:t>
      </w:r>
      <w:r w:rsidRPr="00B62701">
        <w:rPr>
          <w:rFonts w:ascii="Crimson Pro" w:eastAsiaTheme="minorHAnsi" w:hAnsi="Crimson Pro" w:cs="B Nazanin"/>
          <w:bCs/>
          <w:sz w:val="20"/>
          <w:szCs w:val="20"/>
        </w:rPr>
        <w:t>Crimson Pro</w:t>
      </w:r>
      <w:r w:rsidRPr="00B62701">
        <w:rPr>
          <w:rFonts w:asciiTheme="majorHAnsi" w:eastAsiaTheme="minorHAnsi" w:hAnsiTheme="majorHAnsi" w:cs="B Nazanin"/>
          <w:sz w:val="28"/>
          <w:szCs w:val="28"/>
        </w:rPr>
        <w:t xml:space="preserve"> </w:t>
      </w:r>
      <w:r w:rsidRPr="00B62701">
        <w:rPr>
          <w:rFonts w:ascii="Crimson Pro" w:eastAsiaTheme="minorHAnsi" w:hAnsi="Crimson Pro" w:cs="B Nazanin"/>
          <w:bCs/>
          <w:sz w:val="20"/>
          <w:szCs w:val="20"/>
        </w:rPr>
        <w:t>10</w:t>
      </w:r>
      <w:r w:rsidRPr="00B62701">
        <w:rPr>
          <w:rFonts w:asciiTheme="majorHAnsi" w:eastAsiaTheme="minorHAnsi" w:hAnsiTheme="majorHAnsi" w:cs="B Nazanin"/>
          <w:rtl/>
        </w:rPr>
        <w:t xml:space="preserve"> برا</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کلمات </w:t>
      </w:r>
      <w:r w:rsidRPr="00B62701">
        <w:rPr>
          <w:rFonts w:asciiTheme="majorHAnsi" w:eastAsiaTheme="minorHAnsi" w:hAnsiTheme="majorHAnsi" w:cs="B Nazanin"/>
          <w:rtl/>
        </w:rPr>
        <w:lastRenderedPageBreak/>
        <w:t>انگل</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س</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تا</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پ</w:t>
      </w:r>
      <w:r w:rsidRPr="00B62701">
        <w:rPr>
          <w:rFonts w:asciiTheme="majorHAnsi" w:eastAsiaTheme="minorHAnsi" w:hAnsiTheme="majorHAnsi" w:cs="B Nazanin"/>
          <w:rtl/>
        </w:rPr>
        <w:t xml:space="preserve"> شود. تعداد صفحات مقاله نبا</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د</w:t>
      </w:r>
      <w:r w:rsidRPr="00B62701">
        <w:rPr>
          <w:rFonts w:asciiTheme="majorHAnsi" w:eastAsiaTheme="minorHAnsi" w:hAnsiTheme="majorHAnsi" w:cs="B Nazanin"/>
          <w:rtl/>
        </w:rPr>
        <w:t xml:space="preserve"> ب</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ش</w:t>
      </w:r>
      <w:r w:rsidRPr="00B62701">
        <w:rPr>
          <w:rFonts w:asciiTheme="majorHAnsi" w:eastAsiaTheme="minorHAnsi" w:hAnsiTheme="majorHAnsi" w:cs="B Nazanin"/>
          <w:rtl/>
        </w:rPr>
        <w:t xml:space="preserve"> از </w:t>
      </w:r>
      <w:r>
        <w:rPr>
          <w:rFonts w:asciiTheme="majorHAnsi" w:eastAsiaTheme="minorHAnsi" w:hAnsiTheme="majorHAnsi" w:cs="B Nazanin" w:hint="cs"/>
          <w:rtl/>
        </w:rPr>
        <w:t>14</w:t>
      </w:r>
      <w:r w:rsidRPr="00B62701">
        <w:rPr>
          <w:rFonts w:asciiTheme="majorHAnsi" w:eastAsiaTheme="minorHAnsi" w:hAnsiTheme="majorHAnsi" w:cs="B Nazanin"/>
          <w:rtl/>
        </w:rPr>
        <w:t xml:space="preserve"> صفحه گردد.. متن مقاله به</w:t>
      </w:r>
      <w:r>
        <w:rPr>
          <w:rFonts w:ascii="Calibri" w:eastAsiaTheme="minorHAnsi" w:hAnsi="Calibri" w:cs="Calibri" w:hint="cs"/>
          <w:rtl/>
        </w:rPr>
        <w:t>‌</w:t>
      </w:r>
      <w:r w:rsidRPr="00B62701">
        <w:rPr>
          <w:rFonts w:asciiTheme="majorHAnsi" w:eastAsiaTheme="minorHAnsi" w:hAnsiTheme="majorHAnsi" w:cs="B Nazanin" w:hint="cs"/>
          <w:rtl/>
        </w:rPr>
        <w:t>صورت</w:t>
      </w:r>
      <w:r w:rsidRPr="00B62701">
        <w:rPr>
          <w:rFonts w:asciiTheme="majorHAnsi" w:eastAsiaTheme="minorHAnsi" w:hAnsiTheme="majorHAnsi" w:cs="B Nazanin"/>
          <w:rtl/>
        </w:rPr>
        <w:t xml:space="preserve"> </w:t>
      </w:r>
      <w:r w:rsidRPr="00B62701">
        <w:rPr>
          <w:rFonts w:asciiTheme="majorHAnsi" w:eastAsiaTheme="minorHAnsi" w:hAnsiTheme="majorHAnsi" w:cs="B Nazanin" w:hint="cs"/>
          <w:rtl/>
        </w:rPr>
        <w:t>دو</w:t>
      </w:r>
      <w:r w:rsidRPr="00B62701">
        <w:rPr>
          <w:rFonts w:asciiTheme="majorHAnsi" w:eastAsiaTheme="minorHAnsi" w:hAnsiTheme="majorHAnsi" w:cs="B Nazanin"/>
          <w:rtl/>
        </w:rPr>
        <w:t xml:space="preserve"> </w:t>
      </w:r>
      <w:r w:rsidRPr="00B62701">
        <w:rPr>
          <w:rFonts w:asciiTheme="majorHAnsi" w:eastAsiaTheme="minorHAnsi" w:hAnsiTheme="majorHAnsi" w:cs="B Nazanin" w:hint="cs"/>
          <w:rtl/>
        </w:rPr>
        <w:t>ستونی</w:t>
      </w:r>
      <w:r w:rsidRPr="00B62701">
        <w:rPr>
          <w:rFonts w:asciiTheme="majorHAnsi" w:eastAsiaTheme="minorHAnsi" w:hAnsiTheme="majorHAnsi" w:cs="B Nazanin"/>
          <w:rtl/>
        </w:rPr>
        <w:t xml:space="preserve"> با فاصله </w:t>
      </w:r>
      <w:r>
        <w:rPr>
          <w:rFonts w:asciiTheme="majorHAnsi" w:eastAsiaTheme="minorHAnsi" w:hAnsiTheme="majorHAnsi" w:cs="B Nazanin" w:hint="cs"/>
          <w:rtl/>
        </w:rPr>
        <w:t>مشخص شده در فرمت</w:t>
      </w:r>
      <w:r w:rsidRPr="00B62701">
        <w:rPr>
          <w:rFonts w:asciiTheme="majorHAnsi" w:eastAsiaTheme="minorHAnsi" w:hAnsiTheme="majorHAnsi" w:cs="B Nazanin"/>
          <w:rtl/>
        </w:rPr>
        <w:t xml:space="preserve"> ب</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ن</w:t>
      </w:r>
      <w:r w:rsidRPr="00B62701">
        <w:rPr>
          <w:rFonts w:asciiTheme="majorHAnsi" w:eastAsiaTheme="minorHAnsi" w:hAnsiTheme="majorHAnsi" w:cs="B Nazanin"/>
          <w:rtl/>
        </w:rPr>
        <w:t xml:space="preserve"> دو ستون تا</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پ</w:t>
      </w:r>
      <w:r w:rsidRPr="00B62701">
        <w:rPr>
          <w:rFonts w:asciiTheme="majorHAnsi" w:eastAsiaTheme="minorHAnsi" w:hAnsiTheme="majorHAnsi" w:cs="B Nazanin"/>
          <w:rtl/>
        </w:rPr>
        <w:t xml:space="preserve"> شود. فاصله سطرها با</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د</w:t>
      </w:r>
      <w:r w:rsidRPr="00B62701">
        <w:rPr>
          <w:rFonts w:asciiTheme="majorHAnsi" w:eastAsiaTheme="minorHAnsi" w:hAnsiTheme="majorHAnsi" w:cs="B Nazanin"/>
          <w:rtl/>
        </w:rPr>
        <w:t xml:space="preserve"> تک فاصله</w:t>
      </w:r>
      <w:r>
        <w:rPr>
          <w:rFonts w:ascii="Calibri" w:eastAsiaTheme="minorHAnsi" w:hAnsi="Calibri" w:cs="Calibri" w:hint="cs"/>
          <w:rtl/>
        </w:rPr>
        <w:t>‌</w:t>
      </w:r>
      <w:r w:rsidRPr="00B62701">
        <w:rPr>
          <w:rFonts w:asciiTheme="majorHAnsi" w:eastAsiaTheme="minorHAnsi" w:hAnsiTheme="majorHAnsi" w:cs="B Nazanin" w:hint="cs"/>
          <w:rtl/>
        </w:rPr>
        <w:t>ای</w:t>
      </w:r>
      <w:r w:rsidRPr="00B62701">
        <w:rPr>
          <w:rFonts w:asciiTheme="majorHAnsi" w:eastAsiaTheme="minorHAnsi" w:hAnsiTheme="majorHAnsi" w:cs="B Nazanin"/>
          <w:rtl/>
        </w:rPr>
        <w:t xml:space="preserve"> (</w:t>
      </w:r>
      <w:r w:rsidRPr="00FD65A0">
        <w:rPr>
          <w:rFonts w:ascii="Crimson Pro" w:eastAsiaTheme="minorHAnsi" w:hAnsi="Crimson Pro" w:cs="B Nazanin"/>
          <w:bCs/>
          <w:sz w:val="20"/>
          <w:szCs w:val="20"/>
        </w:rPr>
        <w:t>Single</w:t>
      </w:r>
      <w:r w:rsidRPr="00B62701">
        <w:rPr>
          <w:rFonts w:asciiTheme="majorHAnsi" w:eastAsiaTheme="minorHAnsi" w:hAnsiTheme="majorHAnsi" w:cs="B Nazanin"/>
          <w:rtl/>
        </w:rPr>
        <w:t>) باشد</w:t>
      </w:r>
      <w:r w:rsidR="00FD65A0">
        <w:rPr>
          <w:rFonts w:asciiTheme="majorHAnsi" w:eastAsiaTheme="minorHAnsi" w:hAnsiTheme="majorHAnsi" w:cs="B Nazanin" w:hint="cs"/>
          <w:rtl/>
        </w:rPr>
        <w:t xml:space="preserve"> و</w:t>
      </w:r>
      <w:r w:rsidRPr="00B62701">
        <w:rPr>
          <w:rFonts w:asciiTheme="majorHAnsi" w:eastAsiaTheme="minorHAnsi" w:hAnsiTheme="majorHAnsi" w:cs="B Nazanin"/>
          <w:rtl/>
        </w:rPr>
        <w:t xml:space="preserve"> پاراگراف‌ها</w:t>
      </w:r>
      <w:r>
        <w:rPr>
          <w:rFonts w:asciiTheme="majorHAnsi" w:eastAsiaTheme="minorHAnsi" w:hAnsiTheme="majorHAnsi" w:cs="B Nazanin" w:hint="cs"/>
          <w:rtl/>
        </w:rPr>
        <w:t>ی</w:t>
      </w:r>
      <w:r w:rsidRPr="00B62701">
        <w:rPr>
          <w:rFonts w:asciiTheme="majorHAnsi" w:eastAsiaTheme="minorHAnsi" w:hAnsiTheme="majorHAnsi" w:cs="B Nazanin"/>
          <w:rtl/>
        </w:rPr>
        <w:t xml:space="preserve"> هر بخش نياز به تورفتگي ندارد</w:t>
      </w:r>
      <w:r w:rsidR="00FD65A0">
        <w:rPr>
          <w:rFonts w:asciiTheme="majorHAnsi" w:eastAsiaTheme="minorHAnsi" w:hAnsiTheme="majorHAnsi" w:cs="B Nazanin" w:hint="cs"/>
          <w:rtl/>
        </w:rPr>
        <w:t>.</w:t>
      </w:r>
    </w:p>
    <w:p w14:paraId="49AF8E2F" w14:textId="5CE6B62E" w:rsidR="007D3994" w:rsidRDefault="00B62701" w:rsidP="00B62701">
      <w:pPr>
        <w:pStyle w:val="NormalWeb"/>
        <w:bidi/>
        <w:spacing w:before="0" w:beforeAutospacing="0" w:after="0" w:afterAutospacing="0"/>
        <w:jc w:val="both"/>
        <w:rPr>
          <w:rFonts w:asciiTheme="majorHAnsi" w:eastAsiaTheme="minorHAnsi" w:hAnsiTheme="majorHAnsi" w:cs="B Nazanin"/>
          <w:rtl/>
        </w:rPr>
      </w:pPr>
      <w:r w:rsidRPr="00B62701">
        <w:rPr>
          <w:rFonts w:asciiTheme="majorHAnsi" w:eastAsiaTheme="minorHAnsi" w:hAnsiTheme="majorHAnsi" w:cs="B Nazanin"/>
          <w:rtl/>
        </w:rPr>
        <w:t>عناوين هر بخش از ابتدا</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ستون و بدون رها نمودن فاصله تايپ شود. عنوان فارس</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هر بخش با</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د</w:t>
      </w:r>
      <w:r w:rsidRPr="00B62701">
        <w:rPr>
          <w:rFonts w:asciiTheme="majorHAnsi" w:eastAsiaTheme="minorHAnsi" w:hAnsiTheme="majorHAnsi" w:cs="B Nazanin"/>
          <w:rtl/>
        </w:rPr>
        <w:t xml:space="preserve"> با قلم ب</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‌نازنين سياه </w:t>
      </w:r>
      <w:r>
        <w:rPr>
          <w:rFonts w:asciiTheme="majorHAnsi" w:eastAsiaTheme="minorHAnsi" w:hAnsiTheme="majorHAnsi" w:cs="B Nazanin" w:hint="cs"/>
          <w:rtl/>
        </w:rPr>
        <w:t>14</w:t>
      </w:r>
      <w:r w:rsidRPr="00B62701">
        <w:rPr>
          <w:rFonts w:asciiTheme="majorHAnsi" w:eastAsiaTheme="minorHAnsi" w:hAnsiTheme="majorHAnsi" w:cs="B Nazanin"/>
          <w:rtl/>
        </w:rPr>
        <w:t xml:space="preserve"> و عنوان لات</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ن</w:t>
      </w:r>
      <w:r w:rsidRPr="00B62701">
        <w:rPr>
          <w:rFonts w:asciiTheme="majorHAnsi" w:eastAsiaTheme="minorHAnsi" w:hAnsiTheme="majorHAnsi" w:cs="B Nazanin"/>
          <w:rtl/>
        </w:rPr>
        <w:t xml:space="preserve"> با قلم </w:t>
      </w:r>
      <w:r w:rsidRPr="00B62701">
        <w:rPr>
          <w:rFonts w:ascii="Crimson Pro" w:eastAsiaTheme="minorHAnsi" w:hAnsi="Crimson Pro" w:cs="B Nazanin"/>
          <w:bCs/>
          <w:sz w:val="20"/>
          <w:szCs w:val="20"/>
        </w:rPr>
        <w:t>Crimson Pro</w:t>
      </w:r>
      <w:r w:rsidRPr="00B62701">
        <w:rPr>
          <w:rFonts w:asciiTheme="majorHAnsi" w:eastAsiaTheme="minorHAnsi" w:hAnsiTheme="majorHAnsi" w:cs="B Nazanin"/>
          <w:sz w:val="28"/>
          <w:szCs w:val="28"/>
        </w:rPr>
        <w:t xml:space="preserve"> </w:t>
      </w:r>
      <w:r>
        <w:rPr>
          <w:rFonts w:ascii="Crimson Pro" w:eastAsiaTheme="minorHAnsi" w:hAnsi="Crimson Pro" w:cs="B Nazanin"/>
          <w:bCs/>
          <w:sz w:val="20"/>
          <w:szCs w:val="20"/>
        </w:rPr>
        <w:t>12</w:t>
      </w:r>
      <w:r>
        <w:rPr>
          <w:rFonts w:asciiTheme="majorHAnsi" w:eastAsiaTheme="minorHAnsi" w:hAnsiTheme="majorHAnsi" w:cs="B Nazanin" w:hint="cs"/>
          <w:rtl/>
        </w:rPr>
        <w:t xml:space="preserve"> </w:t>
      </w:r>
      <w:r w:rsidRPr="00B62701">
        <w:rPr>
          <w:rFonts w:asciiTheme="majorHAnsi" w:eastAsiaTheme="minorHAnsi" w:hAnsiTheme="majorHAnsi" w:cs="B Nazanin"/>
          <w:rtl/>
        </w:rPr>
        <w:t xml:space="preserve">بصورت  </w:t>
      </w:r>
      <w:r w:rsidRPr="00B62701">
        <w:rPr>
          <w:rFonts w:ascii="Crimson Pro" w:eastAsiaTheme="minorHAnsi" w:hAnsi="Crimson Pro" w:cs="B Nazanin"/>
          <w:bCs/>
          <w:sz w:val="20"/>
          <w:szCs w:val="20"/>
        </w:rPr>
        <w:t>Bold</w:t>
      </w:r>
      <w:r>
        <w:rPr>
          <w:rFonts w:asciiTheme="majorHAnsi" w:eastAsiaTheme="minorHAnsi" w:hAnsiTheme="majorHAnsi" w:cs="B Nazanin" w:hint="cs"/>
          <w:rtl/>
        </w:rPr>
        <w:t xml:space="preserve"> </w:t>
      </w:r>
      <w:r w:rsidRPr="00B62701">
        <w:rPr>
          <w:rFonts w:asciiTheme="majorHAnsi" w:eastAsiaTheme="minorHAnsi" w:hAnsiTheme="majorHAnsi" w:cs="B Nazanin"/>
          <w:rtl/>
        </w:rPr>
        <w:t>تايپ شود. عناوين فرع</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فارس</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با قلم ب</w:t>
      </w:r>
      <w:r w:rsidRPr="00B62701">
        <w:rPr>
          <w:rFonts w:asciiTheme="majorHAnsi" w:eastAsiaTheme="minorHAnsi" w:hAnsiTheme="majorHAnsi" w:cs="B Nazanin" w:hint="cs"/>
          <w:rtl/>
        </w:rPr>
        <w:t>ی</w:t>
      </w:r>
      <w:r>
        <w:rPr>
          <w:rFonts w:asciiTheme="majorHAnsi" w:eastAsiaTheme="minorHAnsi" w:hAnsiTheme="majorHAnsi" w:cs="B Nazanin" w:hint="cs"/>
          <w:rtl/>
        </w:rPr>
        <w:t xml:space="preserve"> </w:t>
      </w:r>
      <w:r w:rsidRPr="00B62701">
        <w:rPr>
          <w:rFonts w:asciiTheme="majorHAnsi" w:eastAsiaTheme="minorHAnsi" w:hAnsiTheme="majorHAnsi" w:cs="B Nazanin"/>
          <w:rtl/>
        </w:rPr>
        <w:t>نازن</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ن</w:t>
      </w:r>
      <w:r w:rsidRPr="00B62701">
        <w:rPr>
          <w:rFonts w:asciiTheme="majorHAnsi" w:eastAsiaTheme="minorHAnsi" w:hAnsiTheme="majorHAnsi" w:cs="B Nazanin"/>
          <w:rtl/>
        </w:rPr>
        <w:t xml:space="preserve"> س</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اه</w:t>
      </w:r>
      <w:r w:rsidRPr="00B62701">
        <w:rPr>
          <w:rFonts w:asciiTheme="majorHAnsi" w:eastAsiaTheme="minorHAnsi" w:hAnsiTheme="majorHAnsi" w:cs="B Nazanin"/>
          <w:rtl/>
        </w:rPr>
        <w:t xml:space="preserve"> </w:t>
      </w:r>
      <w:r>
        <w:rPr>
          <w:rFonts w:asciiTheme="majorHAnsi" w:eastAsiaTheme="minorHAnsi" w:hAnsiTheme="majorHAnsi" w:cs="B Nazanin" w:hint="cs"/>
          <w:rtl/>
        </w:rPr>
        <w:t>13</w:t>
      </w:r>
      <w:r w:rsidRPr="00B62701">
        <w:rPr>
          <w:rFonts w:asciiTheme="majorHAnsi" w:eastAsiaTheme="minorHAnsi" w:hAnsiTheme="majorHAnsi" w:cs="B Nazanin"/>
          <w:rtl/>
        </w:rPr>
        <w:t xml:space="preserve"> و ز</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رعنوان</w:t>
      </w:r>
      <w:r w:rsidRPr="00B62701">
        <w:rPr>
          <w:rFonts w:asciiTheme="majorHAnsi" w:eastAsiaTheme="minorHAnsi" w:hAnsiTheme="majorHAnsi" w:cs="B Nazanin"/>
          <w:rtl/>
        </w:rPr>
        <w:t xml:space="preserve"> لات</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ن</w:t>
      </w:r>
      <w:r w:rsidRPr="00B62701">
        <w:rPr>
          <w:rFonts w:asciiTheme="majorHAnsi" w:eastAsiaTheme="minorHAnsi" w:hAnsiTheme="majorHAnsi" w:cs="B Nazanin"/>
          <w:rtl/>
        </w:rPr>
        <w:t xml:space="preserve"> با قلم </w:t>
      </w:r>
      <w:r w:rsidRPr="00B62701">
        <w:rPr>
          <w:rFonts w:ascii="Crimson Pro" w:eastAsiaTheme="minorHAnsi" w:hAnsi="Crimson Pro" w:cs="B Nazanin"/>
          <w:bCs/>
          <w:sz w:val="20"/>
          <w:szCs w:val="20"/>
        </w:rPr>
        <w:t>Crimson Pro</w:t>
      </w:r>
      <w:r w:rsidRPr="00B62701">
        <w:rPr>
          <w:rFonts w:asciiTheme="majorHAnsi" w:eastAsiaTheme="minorHAnsi" w:hAnsiTheme="majorHAnsi" w:cs="B Nazanin"/>
          <w:sz w:val="28"/>
          <w:szCs w:val="28"/>
        </w:rPr>
        <w:t xml:space="preserve"> </w:t>
      </w:r>
      <w:r>
        <w:rPr>
          <w:rFonts w:ascii="Crimson Pro" w:eastAsiaTheme="minorHAnsi" w:hAnsi="Crimson Pro" w:cs="B Nazanin"/>
          <w:bCs/>
          <w:sz w:val="20"/>
          <w:szCs w:val="20"/>
        </w:rPr>
        <w:t>11</w:t>
      </w:r>
      <w:r w:rsidRPr="00B62701">
        <w:rPr>
          <w:rFonts w:asciiTheme="majorHAnsi" w:eastAsiaTheme="minorHAnsi" w:hAnsiTheme="majorHAnsi" w:cs="B Nazanin"/>
          <w:rtl/>
        </w:rPr>
        <w:t xml:space="preserve"> بصورت </w:t>
      </w:r>
      <w:r w:rsidRPr="00B62701">
        <w:rPr>
          <w:rFonts w:ascii="Crimson Pro" w:eastAsiaTheme="minorHAnsi" w:hAnsi="Crimson Pro" w:cs="B Nazanin"/>
          <w:bCs/>
          <w:sz w:val="20"/>
          <w:szCs w:val="20"/>
        </w:rPr>
        <w:t>Bold</w:t>
      </w:r>
      <w:r w:rsidRPr="00B62701">
        <w:rPr>
          <w:rFonts w:asciiTheme="majorHAnsi" w:eastAsiaTheme="minorHAnsi" w:hAnsiTheme="majorHAnsi" w:cs="B Nazanin"/>
          <w:rtl/>
        </w:rPr>
        <w:t xml:space="preserve"> نوشته شوند. عناو</w:t>
      </w:r>
      <w:r w:rsidRPr="00B62701">
        <w:rPr>
          <w:rFonts w:asciiTheme="majorHAnsi" w:eastAsiaTheme="minorHAnsi" w:hAnsiTheme="majorHAnsi" w:cs="B Nazanin" w:hint="cs"/>
          <w:rtl/>
        </w:rPr>
        <w:t>ی</w:t>
      </w:r>
      <w:r w:rsidRPr="00B62701">
        <w:rPr>
          <w:rFonts w:asciiTheme="majorHAnsi" w:eastAsiaTheme="minorHAnsi" w:hAnsiTheme="majorHAnsi" w:cs="B Nazanin" w:hint="eastAsia"/>
          <w:rtl/>
        </w:rPr>
        <w:t>ن</w:t>
      </w:r>
      <w:r w:rsidRPr="00B62701">
        <w:rPr>
          <w:rFonts w:asciiTheme="majorHAnsi" w:eastAsiaTheme="minorHAnsi" w:hAnsiTheme="majorHAnsi" w:cs="B Nazanin"/>
          <w:rtl/>
        </w:rPr>
        <w:t xml:space="preserve"> فرع</w:t>
      </w:r>
      <w:r w:rsidRPr="00B62701">
        <w:rPr>
          <w:rFonts w:asciiTheme="majorHAnsi" w:eastAsiaTheme="minorHAnsi" w:hAnsiTheme="majorHAnsi" w:cs="B Nazanin" w:hint="cs"/>
          <w:rtl/>
        </w:rPr>
        <w:t>ی</w:t>
      </w:r>
      <w:r w:rsidRPr="00B62701">
        <w:rPr>
          <w:rFonts w:asciiTheme="majorHAnsi" w:eastAsiaTheme="minorHAnsi" w:hAnsiTheme="majorHAnsi" w:cs="B Nazanin"/>
          <w:rtl/>
        </w:rPr>
        <w:t xml:space="preserve"> را با عدد مشخص نما</w:t>
      </w:r>
      <w:r w:rsidRPr="00B62701">
        <w:rPr>
          <w:rFonts w:asciiTheme="majorHAnsi" w:eastAsiaTheme="minorHAnsi" w:hAnsiTheme="majorHAnsi" w:cs="B Nazanin" w:hint="cs"/>
          <w:rtl/>
        </w:rPr>
        <w:t>یی</w:t>
      </w:r>
      <w:r w:rsidRPr="00B62701">
        <w:rPr>
          <w:rFonts w:asciiTheme="majorHAnsi" w:eastAsiaTheme="minorHAnsi" w:hAnsiTheme="majorHAnsi" w:cs="B Nazanin" w:hint="eastAsia"/>
          <w:rtl/>
        </w:rPr>
        <w:t>د</w:t>
      </w:r>
      <w:r w:rsidRPr="00B62701">
        <w:rPr>
          <w:rFonts w:asciiTheme="majorHAnsi" w:eastAsiaTheme="minorHAnsi" w:hAnsiTheme="majorHAnsi" w:cs="B Nazanin"/>
          <w:rtl/>
        </w:rPr>
        <w:t xml:space="preserve"> (به عنوان مثال بخش 1-2-).</w:t>
      </w:r>
    </w:p>
    <w:p w14:paraId="2B345142" w14:textId="06BF407E" w:rsidR="002C6D23" w:rsidRPr="002C6D23" w:rsidRDefault="002C6D23" w:rsidP="002C6D23">
      <w:pPr>
        <w:pStyle w:val="NormalWeb"/>
        <w:bidi/>
        <w:spacing w:before="0" w:beforeAutospacing="0" w:after="0" w:afterAutospacing="0"/>
        <w:jc w:val="both"/>
        <w:rPr>
          <w:rFonts w:asciiTheme="majorHAnsi" w:hAnsiTheme="majorHAnsi" w:cs="B Nazanin"/>
          <w:rtl/>
          <w:lang w:bidi="fa-IR"/>
        </w:rPr>
      </w:pPr>
      <w:r w:rsidRPr="002C6D23">
        <w:rPr>
          <w:rFonts w:asciiTheme="majorHAnsi" w:hAnsiTheme="majorHAnsi" w:cs="B Nazanin"/>
          <w:rtl/>
          <w:lang w:bidi="fa-IR"/>
        </w:rPr>
        <w:t xml:space="preserve">در مقالات به زبان فارسی در صورت امکان از به‌کار بردن کلمات انگليسی در داخل متن اجتناب شده و معادل فارسي آنها مورد استفاده قرار گيرد. مطالب مربوط به واژه نامه، توضیحات جانبی مختصر، معادل لاتین اسامی و اصطلاحات و بیان کامل واژه‌های مخفف بایستی بصورت </w:t>
      </w:r>
      <w:r w:rsidRPr="002C6D23">
        <w:rPr>
          <w:rFonts w:ascii="Crimson Pro" w:eastAsiaTheme="minorHAnsi" w:hAnsi="Crimson Pro" w:cs="B Nazanin"/>
          <w:bCs/>
          <w:sz w:val="20"/>
          <w:szCs w:val="20"/>
        </w:rPr>
        <w:t>Footnote</w:t>
      </w:r>
      <w:r w:rsidRPr="002C6D23">
        <w:rPr>
          <w:rFonts w:asciiTheme="majorHAnsi" w:hAnsiTheme="majorHAnsi" w:cs="B Nazanin"/>
          <w:rtl/>
          <w:lang w:bidi="fa-IR"/>
        </w:rPr>
        <w:t xml:space="preserve"> و شماره</w:t>
      </w:r>
      <w:r w:rsidRPr="002C6D23">
        <w:rPr>
          <w:rFonts w:asciiTheme="majorHAnsi" w:hAnsiTheme="majorHAnsi" w:cs="B Nazanin"/>
          <w:b/>
          <w:bCs/>
          <w:rtl/>
          <w:lang w:bidi="fa-IR"/>
        </w:rPr>
        <w:t>‌</w:t>
      </w:r>
      <w:r w:rsidRPr="002C6D23">
        <w:rPr>
          <w:rFonts w:asciiTheme="majorHAnsi" w:hAnsiTheme="majorHAnsi" w:cs="B Nazanin"/>
          <w:rtl/>
          <w:lang w:bidi="fa-IR"/>
        </w:rPr>
        <w:t>دار در پاورقی آورده شوند. همچنین ارائه مشخصات نویسنده پاسخگو در پاورقی صفحه اول مقاله ضروری است. در پاورقي، بایستی حروف فارسی با قلم ب</w:t>
      </w:r>
      <w:r w:rsidR="00D028C9">
        <w:rPr>
          <w:rFonts w:asciiTheme="majorHAnsi" w:hAnsiTheme="majorHAnsi" w:cs="B Nazanin" w:hint="cs"/>
          <w:rtl/>
          <w:lang w:bidi="fa-IR"/>
        </w:rPr>
        <w:t xml:space="preserve">ی </w:t>
      </w:r>
      <w:r w:rsidRPr="002C6D23">
        <w:rPr>
          <w:rFonts w:asciiTheme="majorHAnsi" w:hAnsiTheme="majorHAnsi" w:cs="B Nazanin"/>
          <w:rtl/>
          <w:lang w:bidi="fa-IR"/>
        </w:rPr>
        <w:t xml:space="preserve">نازنين </w:t>
      </w:r>
      <w:r w:rsidR="00D028C9">
        <w:rPr>
          <w:rFonts w:asciiTheme="majorHAnsi" w:hAnsiTheme="majorHAnsi" w:cs="B Nazanin" w:hint="cs"/>
          <w:rtl/>
          <w:lang w:bidi="fa-IR"/>
        </w:rPr>
        <w:t>10</w:t>
      </w:r>
      <w:r w:rsidRPr="002C6D23">
        <w:rPr>
          <w:rFonts w:asciiTheme="majorHAnsi" w:hAnsiTheme="majorHAnsi" w:cs="B Nazanin"/>
          <w:rtl/>
          <w:lang w:bidi="fa-IR"/>
        </w:rPr>
        <w:t xml:space="preserve"> و حروف لاتین با قلم </w:t>
      </w:r>
      <w:r w:rsidR="00D028C9" w:rsidRPr="00B62701">
        <w:rPr>
          <w:rFonts w:ascii="Crimson Pro" w:eastAsiaTheme="minorHAnsi" w:hAnsi="Crimson Pro" w:cs="B Nazanin"/>
          <w:bCs/>
          <w:sz w:val="20"/>
          <w:szCs w:val="20"/>
        </w:rPr>
        <w:t>Crimson Pro</w:t>
      </w:r>
      <w:r w:rsidR="00D028C9" w:rsidRPr="00B62701">
        <w:rPr>
          <w:rFonts w:asciiTheme="majorHAnsi" w:eastAsiaTheme="minorHAnsi" w:hAnsiTheme="majorHAnsi" w:cs="B Nazanin"/>
          <w:sz w:val="28"/>
          <w:szCs w:val="28"/>
        </w:rPr>
        <w:t xml:space="preserve"> </w:t>
      </w:r>
      <w:r w:rsidR="00D028C9">
        <w:rPr>
          <w:rFonts w:ascii="Crimson Pro" w:eastAsiaTheme="minorHAnsi" w:hAnsi="Crimson Pro" w:cs="B Nazanin"/>
          <w:bCs/>
          <w:sz w:val="20"/>
          <w:szCs w:val="20"/>
        </w:rPr>
        <w:t>9</w:t>
      </w:r>
      <w:r w:rsidRPr="002C6D23">
        <w:rPr>
          <w:rFonts w:asciiTheme="majorHAnsi" w:hAnsiTheme="majorHAnsi" w:cs="B Nazanin"/>
          <w:rtl/>
          <w:lang w:bidi="fa-IR"/>
        </w:rPr>
        <w:t xml:space="preserve"> تایپ شوند.</w:t>
      </w:r>
    </w:p>
    <w:p w14:paraId="454F6AC8" w14:textId="34E54562" w:rsidR="00D028C9" w:rsidRPr="00D028C9" w:rsidRDefault="00D028C9" w:rsidP="00D028C9">
      <w:pPr>
        <w:pStyle w:val="NormalWeb"/>
        <w:bidi/>
        <w:spacing w:before="0" w:beforeAutospacing="0" w:after="0" w:afterAutospacing="0"/>
        <w:jc w:val="both"/>
        <w:rPr>
          <w:rFonts w:asciiTheme="majorHAnsi" w:hAnsiTheme="majorHAnsi" w:cs="B Nazanin"/>
          <w:rtl/>
          <w:lang w:bidi="fa-IR"/>
        </w:rPr>
      </w:pPr>
      <w:r w:rsidRPr="00D028C9">
        <w:rPr>
          <w:rFonts w:asciiTheme="majorHAnsi" w:hAnsiTheme="majorHAnsi" w:cs="B Nazanin"/>
          <w:rtl/>
          <w:lang w:bidi="fa-IR"/>
        </w:rPr>
        <w:t>شيوه (</w:t>
      </w:r>
      <w:r w:rsidRPr="00D028C9">
        <w:rPr>
          <w:rFonts w:ascii="Crimson Pro" w:eastAsiaTheme="minorHAnsi" w:hAnsi="Crimson Pro" w:cs="B Nazanin"/>
          <w:bCs/>
          <w:sz w:val="20"/>
          <w:szCs w:val="20"/>
        </w:rPr>
        <w:t>Style</w:t>
      </w:r>
      <w:r w:rsidRPr="00D028C9">
        <w:rPr>
          <w:rFonts w:asciiTheme="majorHAnsi" w:hAnsiTheme="majorHAnsi" w:cs="B Nazanin"/>
          <w:rtl/>
          <w:lang w:bidi="fa-IR"/>
        </w:rPr>
        <w:t>) های مورد نياز برای کليه قسمت</w:t>
      </w:r>
      <w:r w:rsidRPr="00D028C9">
        <w:rPr>
          <w:rFonts w:asciiTheme="majorHAnsi" w:hAnsiTheme="majorHAnsi" w:cs="B Nazanin"/>
          <w:rtl/>
          <w:lang w:bidi="fa-IR"/>
        </w:rPr>
        <w:softHyphen/>
        <w:t>های مقاله، در اين نمونه مقاله تعريف شده اند و مؤلفان می</w:t>
      </w:r>
      <w:r w:rsidRPr="00D028C9">
        <w:rPr>
          <w:rFonts w:asciiTheme="majorHAnsi" w:hAnsiTheme="majorHAnsi" w:cs="B Nazanin"/>
          <w:rtl/>
          <w:lang w:bidi="fa-IR"/>
        </w:rPr>
        <w:softHyphen/>
        <w:t xml:space="preserve">توانند با استفاده از آن ها به سرعت فايل مقاله خود را پس از انتقال محتوای آن به این فایل، با شيوه مورد نظر تطبيق دهند. اين کار با استفاده از ابزارهای </w:t>
      </w:r>
      <w:r w:rsidRPr="00D028C9">
        <w:rPr>
          <w:rFonts w:ascii="Crimson Pro" w:eastAsiaTheme="minorHAnsi" w:hAnsi="Crimson Pro" w:cs="B Nazanin"/>
          <w:bCs/>
          <w:sz w:val="20"/>
          <w:szCs w:val="20"/>
        </w:rPr>
        <w:t>Copy</w:t>
      </w:r>
      <w:r w:rsidRPr="00D028C9">
        <w:rPr>
          <w:rFonts w:asciiTheme="majorHAnsi" w:hAnsiTheme="majorHAnsi" w:cs="B Nazanin"/>
          <w:lang w:bidi="fa-IR"/>
        </w:rPr>
        <w:t xml:space="preserve"> </w:t>
      </w:r>
      <w:r w:rsidRPr="00D028C9">
        <w:rPr>
          <w:rFonts w:ascii="Crimson Pro" w:eastAsiaTheme="minorHAnsi" w:hAnsi="Crimson Pro" w:cs="B Nazanin"/>
          <w:bCs/>
          <w:sz w:val="20"/>
          <w:szCs w:val="20"/>
        </w:rPr>
        <w:t>| Past</w:t>
      </w:r>
      <w:r>
        <w:rPr>
          <w:rFonts w:ascii="Crimson Pro" w:eastAsiaTheme="minorHAnsi" w:hAnsi="Crimson Pro" w:cs="B Nazanin"/>
          <w:bCs/>
          <w:sz w:val="20"/>
          <w:szCs w:val="20"/>
        </w:rPr>
        <w:t>e</w:t>
      </w:r>
      <w:r w:rsidRPr="00D028C9">
        <w:rPr>
          <w:rFonts w:asciiTheme="majorHAnsi" w:hAnsiTheme="majorHAnsi" w:cs="B Nazanin"/>
          <w:rtl/>
          <w:lang w:bidi="fa-IR"/>
        </w:rPr>
        <w:t xml:space="preserve"> و </w:t>
      </w:r>
      <w:r w:rsidRPr="00D028C9">
        <w:rPr>
          <w:rFonts w:ascii="Crimson Pro" w:eastAsiaTheme="minorHAnsi" w:hAnsi="Crimson Pro" w:cs="B Nazanin"/>
          <w:bCs/>
          <w:sz w:val="20"/>
          <w:szCs w:val="20"/>
        </w:rPr>
        <w:t>Format</w:t>
      </w:r>
      <w:r w:rsidRPr="00D028C9">
        <w:rPr>
          <w:rFonts w:asciiTheme="majorHAnsi" w:hAnsiTheme="majorHAnsi" w:cs="B Nazanin"/>
          <w:lang w:bidi="fa-IR"/>
        </w:rPr>
        <w:t xml:space="preserve"> </w:t>
      </w:r>
      <w:r w:rsidRPr="00D028C9">
        <w:rPr>
          <w:rFonts w:ascii="Crimson Pro" w:eastAsiaTheme="minorHAnsi" w:hAnsi="Crimson Pro" w:cs="B Nazanin"/>
          <w:bCs/>
          <w:sz w:val="20"/>
          <w:szCs w:val="20"/>
        </w:rPr>
        <w:t>Painter</w:t>
      </w:r>
      <w:r w:rsidRPr="00D028C9">
        <w:rPr>
          <w:rFonts w:asciiTheme="majorHAnsi" w:hAnsiTheme="majorHAnsi" w:cs="B Nazanin"/>
          <w:rtl/>
          <w:lang w:bidi="fa-IR"/>
        </w:rPr>
        <w:t xml:space="preserve"> در این نرم افزار به سادگی انجام پذير است.</w:t>
      </w:r>
    </w:p>
    <w:p w14:paraId="29F654DF" w14:textId="7C539D75" w:rsidR="00D028C9" w:rsidRPr="00075394" w:rsidRDefault="00D028C9" w:rsidP="00D028C9">
      <w:pPr>
        <w:pStyle w:val="NormalWeb"/>
        <w:bidi/>
        <w:spacing w:before="240" w:beforeAutospacing="0" w:after="120" w:afterAutospacing="0"/>
        <w:jc w:val="both"/>
        <w:rPr>
          <w:rFonts w:asciiTheme="majorHAnsi" w:eastAsiaTheme="minorHAnsi" w:hAnsiTheme="majorHAnsi" w:cs="B Nazanin"/>
          <w:b/>
          <w:bCs/>
          <w:sz w:val="28"/>
          <w:szCs w:val="28"/>
          <w:rtl/>
        </w:rPr>
      </w:pPr>
      <w:r>
        <w:rPr>
          <w:rFonts w:asciiTheme="majorHAnsi" w:eastAsiaTheme="minorHAnsi" w:hAnsiTheme="majorHAnsi" w:cs="B Nazanin" w:hint="cs"/>
          <w:b/>
          <w:bCs/>
          <w:sz w:val="28"/>
          <w:szCs w:val="28"/>
          <w:rtl/>
          <w:lang w:bidi="fa-IR"/>
        </w:rPr>
        <w:t>2</w:t>
      </w:r>
      <w:r w:rsidRPr="00075394">
        <w:rPr>
          <w:rFonts w:asciiTheme="majorHAnsi" w:eastAsiaTheme="minorHAnsi" w:hAnsiTheme="majorHAnsi" w:cs="B Nazanin" w:hint="cs"/>
          <w:b/>
          <w:bCs/>
          <w:sz w:val="28"/>
          <w:szCs w:val="28"/>
          <w:rtl/>
          <w:lang w:bidi="fa-IR"/>
        </w:rPr>
        <w:t>-</w:t>
      </w:r>
      <w:r w:rsidRPr="00075394">
        <w:rPr>
          <w:rFonts w:asciiTheme="majorHAnsi" w:eastAsiaTheme="minorHAnsi" w:hAnsiTheme="majorHAnsi" w:cs="B Nazanin" w:hint="cs"/>
          <w:b/>
          <w:bCs/>
          <w:sz w:val="28"/>
          <w:szCs w:val="28"/>
          <w:rtl/>
        </w:rPr>
        <w:t xml:space="preserve"> </w:t>
      </w:r>
      <w:r w:rsidRPr="00D028C9">
        <w:rPr>
          <w:rFonts w:asciiTheme="majorHAnsi" w:eastAsiaTheme="minorHAnsi" w:hAnsiTheme="majorHAnsi" w:cs="B Nazanin"/>
          <w:b/>
          <w:bCs/>
          <w:sz w:val="28"/>
          <w:szCs w:val="28"/>
          <w:rtl/>
        </w:rPr>
        <w:t>جداول و اشکال</w:t>
      </w:r>
    </w:p>
    <w:p w14:paraId="141B5107" w14:textId="5ED712F3" w:rsidR="00D028C9" w:rsidRPr="00D028C9" w:rsidRDefault="00D028C9" w:rsidP="00D028C9">
      <w:pPr>
        <w:pStyle w:val="NormalWeb"/>
        <w:bidi/>
        <w:spacing w:before="0" w:beforeAutospacing="0" w:after="0" w:afterAutospacing="0"/>
        <w:jc w:val="both"/>
        <w:rPr>
          <w:rFonts w:asciiTheme="majorHAnsi" w:hAnsiTheme="majorHAnsi" w:cs="B Nazanin"/>
          <w:rtl/>
          <w:lang w:bidi="fa-IR"/>
        </w:rPr>
      </w:pPr>
      <w:r w:rsidRPr="00D028C9">
        <w:rPr>
          <w:rFonts w:asciiTheme="majorHAnsi" w:hAnsiTheme="majorHAnsi" w:cs="B Nazanin"/>
          <w:rtl/>
          <w:lang w:bidi="fa-IR"/>
        </w:rPr>
        <w:t xml:space="preserve">شکل‌ها همانند متن اصلی می‌بايست در داخل کادر مشخص شده جا داده شوند، بعلاوه اعداد، حروف و علائم آنها بايد خوانا و قابل رؤيت باشند. کليه شکل‌ها و جدول‌ها در اولين مکان مناسب بعد از رجوع به آنها آورده شوند. تمامی جدول‌ها و شکل‌ها بايد به‌ترتيب با عدد شماره گذاری شوند. قبل از شکل و بعد از عنوان آن یک خط رها کنید به جز حالتی که شکل به ترتیب در ابتدا یا انتهای صفحه آمده </w:t>
      </w:r>
      <w:r w:rsidRPr="00D028C9">
        <w:rPr>
          <w:rFonts w:asciiTheme="majorHAnsi" w:hAnsiTheme="majorHAnsi" w:cs="B Nazanin"/>
          <w:rtl/>
          <w:lang w:bidi="fa-IR"/>
        </w:rPr>
        <w:lastRenderedPageBreak/>
        <w:t>است. همچنین قبل از عنوان جدول و بعد از آن بايد يک خط رها شود. جدول 1 و شكل 1 نمونه‌</w:t>
      </w:r>
      <w:r w:rsidRPr="00D028C9">
        <w:rPr>
          <w:rFonts w:asciiTheme="majorHAnsi" w:hAnsiTheme="majorHAnsi" w:cs="B Nazanin"/>
          <w:rtl/>
          <w:lang w:bidi="fa-IR"/>
        </w:rPr>
        <w:softHyphen/>
        <w:t>هایي براي جدول و شکل مي‌باشند. در اینجا یادآور می شود که مطابق نگارش فارسی، ستون</w:t>
      </w:r>
      <w:r w:rsidRPr="00D028C9">
        <w:rPr>
          <w:rFonts w:asciiTheme="majorHAnsi" w:hAnsiTheme="majorHAnsi" w:cs="B Nazanin"/>
          <w:rtl/>
          <w:lang w:bidi="fa-IR"/>
        </w:rPr>
        <w:softHyphen/>
        <w:t>های جداول بایستی از راست به چپ ارائه شوند. از آنجا که این مجله بصورت کاملاً رنگی منتشر می</w:t>
      </w:r>
      <w:r w:rsidRPr="00D028C9">
        <w:rPr>
          <w:rFonts w:asciiTheme="majorHAnsi" w:hAnsiTheme="majorHAnsi" w:cs="B Nazanin"/>
          <w:rtl/>
          <w:lang w:bidi="fa-IR"/>
        </w:rPr>
        <w:softHyphen/>
        <w:t>شود، لازم است که جهت متمایز نمودن دیاگرام ها از رنگ</w:t>
      </w:r>
      <w:r w:rsidRPr="00D028C9">
        <w:rPr>
          <w:rFonts w:asciiTheme="majorHAnsi" w:hAnsiTheme="majorHAnsi" w:cs="B Nazanin"/>
          <w:rtl/>
          <w:lang w:bidi="fa-IR"/>
        </w:rPr>
        <w:softHyphen/>
        <w:t>های مختلف استفاده شود و از روش</w:t>
      </w:r>
      <w:r w:rsidRPr="00D028C9">
        <w:rPr>
          <w:rFonts w:asciiTheme="majorHAnsi" w:hAnsiTheme="majorHAnsi" w:cs="B Nazanin"/>
          <w:rtl/>
          <w:lang w:bidi="fa-IR"/>
        </w:rPr>
        <w:softHyphen/>
        <w:t>های متمایزسازی مختص تصاویر سیاه و سفید (مانند استفاده از ضخامت خطوط مختلف، نمادها و یا استفاده از خطوط ممتد، نقطه چین و خط چین) پرهیز گردد.</w:t>
      </w:r>
    </w:p>
    <w:p w14:paraId="76757D92" w14:textId="77777777" w:rsidR="00D028C9" w:rsidRPr="00D028C9" w:rsidRDefault="00D028C9" w:rsidP="00D028C9">
      <w:pPr>
        <w:pStyle w:val="NormalWeb"/>
        <w:bidi/>
        <w:spacing w:before="0" w:beforeAutospacing="0" w:after="0" w:afterAutospacing="0"/>
        <w:jc w:val="both"/>
        <w:rPr>
          <w:rFonts w:asciiTheme="majorHAnsi" w:hAnsiTheme="majorHAnsi" w:cs="B Nazanin"/>
          <w:rtl/>
          <w:lang w:bidi="fa-IR"/>
        </w:rPr>
      </w:pPr>
    </w:p>
    <w:p w14:paraId="164FC9C6" w14:textId="77777777" w:rsidR="00D028C9" w:rsidRPr="006A0455" w:rsidRDefault="00D028C9" w:rsidP="00D028C9">
      <w:pPr>
        <w:pStyle w:val="NormalWeb"/>
        <w:bidi/>
        <w:spacing w:before="0" w:beforeAutospacing="0" w:after="0" w:afterAutospacing="0"/>
        <w:jc w:val="center"/>
        <w:rPr>
          <w:rFonts w:asciiTheme="majorHAnsi" w:eastAsiaTheme="minorHAnsi" w:hAnsiTheme="majorHAnsi" w:cs="B Nazanin"/>
          <w:rtl/>
        </w:rPr>
      </w:pPr>
      <w:r w:rsidRPr="006A0455">
        <w:rPr>
          <w:rFonts w:asciiTheme="majorHAnsi" w:eastAsiaTheme="minorHAnsi" w:hAnsiTheme="majorHAnsi" w:cs="B Nazanin"/>
          <w:noProof/>
          <w:lang w:bidi="fa-IR"/>
        </w:rPr>
        <w:drawing>
          <wp:inline distT="0" distB="0" distL="0" distR="0" wp14:anchorId="281A6AA4" wp14:editId="1879F052">
            <wp:extent cx="2695492" cy="2289976"/>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14960" cy="2306515"/>
                    </a:xfrm>
                    <a:prstGeom prst="rect">
                      <a:avLst/>
                    </a:prstGeom>
                  </pic:spPr>
                </pic:pic>
              </a:graphicData>
            </a:graphic>
          </wp:inline>
        </w:drawing>
      </w:r>
    </w:p>
    <w:p w14:paraId="0DFC6E26" w14:textId="26696699" w:rsidR="00D028C9" w:rsidRPr="006A0455" w:rsidRDefault="00D028C9" w:rsidP="00A54FC0">
      <w:pPr>
        <w:pStyle w:val="NormalWeb"/>
        <w:bidi/>
        <w:spacing w:before="0" w:beforeAutospacing="0" w:after="0" w:afterAutospacing="0"/>
        <w:jc w:val="center"/>
        <w:rPr>
          <w:rFonts w:asciiTheme="majorHAnsi" w:eastAsiaTheme="minorHAnsi" w:hAnsiTheme="majorHAnsi" w:cs="B Nazanin"/>
        </w:rPr>
      </w:pPr>
      <w:r w:rsidRPr="00D028C9">
        <w:rPr>
          <w:rFonts w:asciiTheme="majorHAnsi" w:eastAsiaTheme="minorHAnsi" w:hAnsiTheme="majorHAnsi" w:cs="B Nazanin" w:hint="cs"/>
          <w:b/>
          <w:bCs/>
          <w:rtl/>
        </w:rPr>
        <w:t>شکل</w:t>
      </w:r>
      <w:r>
        <w:rPr>
          <w:rFonts w:asciiTheme="majorHAnsi" w:eastAsiaTheme="minorHAnsi" w:hAnsiTheme="majorHAnsi" w:cs="B Nazanin" w:hint="cs"/>
          <w:b/>
          <w:bCs/>
          <w:rtl/>
        </w:rPr>
        <w:t xml:space="preserve"> </w:t>
      </w:r>
      <w:r w:rsidR="00A54FC0">
        <w:rPr>
          <w:rFonts w:asciiTheme="majorHAnsi" w:eastAsiaTheme="minorHAnsi" w:hAnsiTheme="majorHAnsi" w:cs="B Nazanin" w:hint="cs"/>
          <w:b/>
          <w:bCs/>
          <w:rtl/>
        </w:rPr>
        <w:t>1.</w:t>
      </w:r>
      <w:r w:rsidRPr="006A0455">
        <w:rPr>
          <w:rFonts w:asciiTheme="majorHAnsi" w:eastAsiaTheme="minorHAnsi" w:hAnsiTheme="majorHAnsi" w:cs="B Nazanin" w:hint="cs"/>
          <w:rtl/>
        </w:rPr>
        <w:t xml:space="preserve"> نمودار ضخامت دولایه به زوایه تحریک</w:t>
      </w:r>
    </w:p>
    <w:p w14:paraId="0F1A753A" w14:textId="02BF378C" w:rsidR="00D028C9" w:rsidRDefault="00D028C9" w:rsidP="00D028C9">
      <w:pPr>
        <w:pStyle w:val="NormalWeb"/>
        <w:bidi/>
        <w:spacing w:before="0" w:beforeAutospacing="0" w:after="0" w:afterAutospacing="0"/>
        <w:jc w:val="both"/>
        <w:rPr>
          <w:rFonts w:asciiTheme="majorHAnsi" w:hAnsiTheme="majorHAnsi" w:cs="B Nazanin"/>
          <w:rtl/>
          <w:lang w:bidi="fa-IR"/>
        </w:rPr>
      </w:pPr>
    </w:p>
    <w:tbl>
      <w:tblPr>
        <w:tblStyle w:val="TableGrid"/>
        <w:tblW w:w="5000" w:type="pct"/>
        <w:tblLook w:val="04A0" w:firstRow="1" w:lastRow="0" w:firstColumn="1" w:lastColumn="0" w:noHBand="0" w:noVBand="1"/>
      </w:tblPr>
      <w:tblGrid>
        <w:gridCol w:w="1539"/>
        <w:gridCol w:w="1462"/>
        <w:gridCol w:w="1535"/>
      </w:tblGrid>
      <w:tr w:rsidR="00D028C9" w:rsidRPr="00534078" w14:paraId="2C7260F9" w14:textId="77777777" w:rsidTr="00D028C9">
        <w:trPr>
          <w:trHeight w:val="428"/>
        </w:trPr>
        <w:tc>
          <w:tcPr>
            <w:tcW w:w="5000" w:type="pct"/>
            <w:gridSpan w:val="3"/>
            <w:tcBorders>
              <w:top w:val="nil"/>
              <w:left w:val="nil"/>
              <w:bottom w:val="double" w:sz="4" w:space="0" w:color="auto"/>
              <w:right w:val="nil"/>
            </w:tcBorders>
            <w:shd w:val="clear" w:color="auto" w:fill="auto"/>
            <w:vAlign w:val="center"/>
          </w:tcPr>
          <w:p w14:paraId="51D32655" w14:textId="4A7DE0B4" w:rsidR="00D028C9" w:rsidRPr="00534078" w:rsidRDefault="00D028C9" w:rsidP="00A54FC0">
            <w:pPr>
              <w:pStyle w:val="NormalWeb"/>
              <w:bidi/>
              <w:rPr>
                <w:rFonts w:asciiTheme="majorHAnsi" w:eastAsiaTheme="minorHAnsi" w:hAnsiTheme="majorHAnsi" w:cs="B Nazanin"/>
              </w:rPr>
            </w:pPr>
            <w:r w:rsidRPr="00D028C9">
              <w:rPr>
                <w:rFonts w:asciiTheme="majorHAnsi" w:eastAsiaTheme="minorHAnsi" w:hAnsiTheme="majorHAnsi" w:cs="B Nazanin" w:hint="cs"/>
                <w:b/>
                <w:bCs/>
                <w:rtl/>
              </w:rPr>
              <w:t>جدول</w:t>
            </w:r>
            <w:r>
              <w:rPr>
                <w:rFonts w:asciiTheme="majorHAnsi" w:eastAsiaTheme="minorHAnsi" w:hAnsiTheme="majorHAnsi" w:cs="B Nazanin" w:hint="cs"/>
                <w:b/>
                <w:bCs/>
                <w:rtl/>
                <w:lang w:bidi="fa-IR"/>
              </w:rPr>
              <w:t xml:space="preserve"> </w:t>
            </w:r>
            <w:r w:rsidR="00A54FC0">
              <w:rPr>
                <w:rFonts w:asciiTheme="majorHAnsi" w:eastAsiaTheme="minorHAnsi" w:hAnsiTheme="majorHAnsi" w:cs="B Nazanin" w:hint="cs"/>
                <w:b/>
                <w:bCs/>
                <w:rtl/>
              </w:rPr>
              <w:t>1.</w:t>
            </w:r>
            <w:r>
              <w:rPr>
                <w:rFonts w:asciiTheme="majorHAnsi" w:eastAsiaTheme="minorHAnsi" w:hAnsiTheme="majorHAnsi" w:cs="B Nazanin" w:hint="cs"/>
                <w:rtl/>
              </w:rPr>
              <w:t xml:space="preserve"> </w:t>
            </w:r>
            <w:r w:rsidRPr="00534078">
              <w:rPr>
                <w:rFonts w:asciiTheme="majorHAnsi" w:eastAsiaTheme="minorHAnsi" w:hAnsiTheme="majorHAnsi" w:cs="B Nazanin" w:hint="cs"/>
                <w:rtl/>
              </w:rPr>
              <w:t>تنظیمات چاپگر سه‌بعدی برای تولید سه‌لایه</w:t>
            </w:r>
          </w:p>
        </w:tc>
      </w:tr>
      <w:tr w:rsidR="00D028C9" w:rsidRPr="00534078" w14:paraId="57D48077" w14:textId="77777777" w:rsidTr="00D028C9">
        <w:trPr>
          <w:trHeight w:val="58"/>
        </w:trPr>
        <w:tc>
          <w:tcPr>
            <w:tcW w:w="1696" w:type="pct"/>
            <w:tcBorders>
              <w:top w:val="double" w:sz="4" w:space="0" w:color="auto"/>
              <w:left w:val="nil"/>
              <w:bottom w:val="double" w:sz="4" w:space="0" w:color="auto"/>
              <w:right w:val="nil"/>
            </w:tcBorders>
            <w:shd w:val="clear" w:color="auto" w:fill="EDEDED" w:themeFill="accent3" w:themeFillTint="33"/>
            <w:vAlign w:val="center"/>
          </w:tcPr>
          <w:p w14:paraId="3AFEFEFC" w14:textId="2BA9B56D" w:rsidR="00D028C9" w:rsidRPr="00D028C9" w:rsidRDefault="00D028C9" w:rsidP="00D028C9">
            <w:pPr>
              <w:pStyle w:val="NormalWeb"/>
              <w:bidi/>
              <w:rPr>
                <w:rFonts w:asciiTheme="majorHAnsi" w:eastAsiaTheme="minorHAnsi" w:hAnsiTheme="majorHAnsi" w:cs="B Nazanin"/>
                <w:b/>
                <w:bCs/>
                <w:sz w:val="22"/>
                <w:szCs w:val="22"/>
              </w:rPr>
            </w:pPr>
            <w:r w:rsidRPr="00D028C9">
              <w:rPr>
                <w:rFonts w:asciiTheme="majorHAnsi" w:eastAsiaTheme="minorHAnsi" w:hAnsiTheme="majorHAnsi" w:cs="B Nazanin" w:hint="cs"/>
                <w:b/>
                <w:bCs/>
                <w:sz w:val="22"/>
                <w:szCs w:val="22"/>
                <w:rtl/>
              </w:rPr>
              <w:t>عنوان سوم</w:t>
            </w:r>
          </w:p>
        </w:tc>
        <w:tc>
          <w:tcPr>
            <w:tcW w:w="1612" w:type="pct"/>
            <w:tcBorders>
              <w:top w:val="double" w:sz="4" w:space="0" w:color="auto"/>
              <w:left w:val="nil"/>
              <w:bottom w:val="double" w:sz="4" w:space="0" w:color="auto"/>
              <w:right w:val="nil"/>
            </w:tcBorders>
            <w:shd w:val="clear" w:color="auto" w:fill="EDEDED" w:themeFill="accent3" w:themeFillTint="33"/>
            <w:vAlign w:val="center"/>
          </w:tcPr>
          <w:p w14:paraId="6388CACF" w14:textId="09FEED5C" w:rsidR="00D028C9" w:rsidRPr="00D028C9" w:rsidRDefault="00D028C9" w:rsidP="00D028C9">
            <w:pPr>
              <w:pStyle w:val="NormalWeb"/>
              <w:bidi/>
              <w:rPr>
                <w:rFonts w:asciiTheme="majorHAnsi" w:eastAsiaTheme="minorHAnsi" w:hAnsiTheme="majorHAnsi" w:cs="B Nazanin"/>
                <w:b/>
                <w:bCs/>
                <w:sz w:val="22"/>
                <w:szCs w:val="22"/>
              </w:rPr>
            </w:pPr>
            <w:r w:rsidRPr="00D028C9">
              <w:rPr>
                <w:rFonts w:asciiTheme="majorHAnsi" w:eastAsiaTheme="minorHAnsi" w:hAnsiTheme="majorHAnsi" w:cs="B Nazanin" w:hint="cs"/>
                <w:b/>
                <w:bCs/>
                <w:sz w:val="22"/>
                <w:szCs w:val="22"/>
                <w:rtl/>
              </w:rPr>
              <w:t>عنوان دوم</w:t>
            </w:r>
          </w:p>
        </w:tc>
        <w:tc>
          <w:tcPr>
            <w:tcW w:w="1691" w:type="pct"/>
            <w:tcBorders>
              <w:top w:val="double" w:sz="4" w:space="0" w:color="auto"/>
              <w:left w:val="nil"/>
              <w:bottom w:val="double" w:sz="4" w:space="0" w:color="auto"/>
              <w:right w:val="nil"/>
            </w:tcBorders>
            <w:shd w:val="clear" w:color="auto" w:fill="EDEDED" w:themeFill="accent3" w:themeFillTint="33"/>
            <w:vAlign w:val="center"/>
          </w:tcPr>
          <w:p w14:paraId="11D9490F" w14:textId="7EAC185A" w:rsidR="00D028C9" w:rsidRPr="00D028C9" w:rsidRDefault="00D028C9" w:rsidP="00D028C9">
            <w:pPr>
              <w:pStyle w:val="NormalWeb"/>
              <w:bidi/>
              <w:rPr>
                <w:rFonts w:asciiTheme="majorHAnsi" w:eastAsiaTheme="minorHAnsi" w:hAnsiTheme="majorHAnsi" w:cs="B Nazanin"/>
                <w:b/>
                <w:bCs/>
                <w:sz w:val="22"/>
                <w:szCs w:val="22"/>
              </w:rPr>
            </w:pPr>
            <w:r w:rsidRPr="00D028C9">
              <w:rPr>
                <w:rFonts w:asciiTheme="majorHAnsi" w:eastAsiaTheme="minorHAnsi" w:hAnsiTheme="majorHAnsi" w:cs="B Nazanin" w:hint="cs"/>
                <w:b/>
                <w:bCs/>
                <w:sz w:val="22"/>
                <w:szCs w:val="22"/>
                <w:rtl/>
              </w:rPr>
              <w:t>عنوان اول</w:t>
            </w:r>
          </w:p>
        </w:tc>
      </w:tr>
      <w:tr w:rsidR="00D028C9" w:rsidRPr="00534078" w14:paraId="70CA7A40" w14:textId="77777777" w:rsidTr="00D028C9">
        <w:trPr>
          <w:trHeight w:val="58"/>
        </w:trPr>
        <w:tc>
          <w:tcPr>
            <w:tcW w:w="1696" w:type="pct"/>
            <w:tcBorders>
              <w:top w:val="double" w:sz="4" w:space="0" w:color="auto"/>
              <w:left w:val="nil"/>
              <w:bottom w:val="nil"/>
              <w:right w:val="nil"/>
            </w:tcBorders>
            <w:shd w:val="clear" w:color="auto" w:fill="C9C9C9" w:themeFill="accent3" w:themeFillTint="99"/>
            <w:vAlign w:val="center"/>
          </w:tcPr>
          <w:p w14:paraId="0E514208" w14:textId="77777777" w:rsidR="00D028C9" w:rsidRPr="00D028C9" w:rsidRDefault="00D028C9" w:rsidP="00D028C9">
            <w:pPr>
              <w:pStyle w:val="NormalWeb"/>
              <w:bidi/>
              <w:spacing w:before="0" w:beforeAutospacing="0" w:after="0" w:afterAutospacing="0"/>
              <w:rPr>
                <w:rFonts w:asciiTheme="majorBidi" w:eastAsiaTheme="minorHAnsi" w:hAnsiTheme="majorBidi" w:cstheme="majorBidi"/>
                <w:sz w:val="18"/>
                <w:szCs w:val="18"/>
              </w:rPr>
            </w:pPr>
            <w:r w:rsidRPr="00D028C9">
              <w:rPr>
                <w:rFonts w:ascii="Crimson Pro" w:eastAsiaTheme="minorHAnsi" w:hAnsi="Crimson Pro" w:cs="B Nazanin"/>
                <w:bCs/>
                <w:sz w:val="18"/>
                <w:szCs w:val="18"/>
              </w:rPr>
              <w:t>mm</w:t>
            </w:r>
          </w:p>
        </w:tc>
        <w:tc>
          <w:tcPr>
            <w:tcW w:w="1612" w:type="pct"/>
            <w:tcBorders>
              <w:top w:val="double" w:sz="4" w:space="0" w:color="auto"/>
              <w:left w:val="nil"/>
              <w:bottom w:val="nil"/>
              <w:right w:val="nil"/>
            </w:tcBorders>
            <w:shd w:val="clear" w:color="auto" w:fill="C9C9C9" w:themeFill="accent3" w:themeFillTint="99"/>
            <w:vAlign w:val="center"/>
          </w:tcPr>
          <w:p w14:paraId="5E5ED67D" w14:textId="77777777" w:rsidR="00D028C9" w:rsidRPr="00D028C9" w:rsidRDefault="00D028C9" w:rsidP="00D028C9">
            <w:pPr>
              <w:pStyle w:val="NormalWeb"/>
              <w:bidi/>
              <w:rPr>
                <w:rFonts w:asciiTheme="majorHAnsi" w:eastAsiaTheme="minorHAnsi" w:hAnsiTheme="majorHAnsi" w:cs="B Nazanin"/>
                <w:sz w:val="22"/>
                <w:szCs w:val="22"/>
              </w:rPr>
            </w:pPr>
            <w:r w:rsidRPr="00D028C9">
              <w:rPr>
                <w:rFonts w:asciiTheme="majorHAnsi" w:eastAsiaTheme="minorHAnsi" w:hAnsiTheme="majorHAnsi" w:cs="B Nazanin" w:hint="cs"/>
                <w:sz w:val="22"/>
                <w:szCs w:val="22"/>
                <w:rtl/>
              </w:rPr>
              <w:t>0/8</w:t>
            </w:r>
          </w:p>
        </w:tc>
        <w:tc>
          <w:tcPr>
            <w:tcW w:w="1691" w:type="pct"/>
            <w:tcBorders>
              <w:top w:val="double" w:sz="4" w:space="0" w:color="auto"/>
              <w:left w:val="nil"/>
              <w:bottom w:val="nil"/>
              <w:right w:val="nil"/>
            </w:tcBorders>
            <w:shd w:val="clear" w:color="auto" w:fill="C9C9C9" w:themeFill="accent3" w:themeFillTint="99"/>
            <w:vAlign w:val="center"/>
          </w:tcPr>
          <w:p w14:paraId="77577257" w14:textId="77777777" w:rsidR="00D028C9" w:rsidRPr="00D028C9" w:rsidRDefault="00D028C9" w:rsidP="00D028C9">
            <w:pPr>
              <w:pStyle w:val="NormalWeb"/>
              <w:bidi/>
              <w:rPr>
                <w:rFonts w:asciiTheme="majorHAnsi" w:eastAsiaTheme="minorHAnsi" w:hAnsiTheme="majorHAnsi" w:cs="B Nazanin"/>
                <w:sz w:val="22"/>
                <w:szCs w:val="22"/>
              </w:rPr>
            </w:pPr>
            <w:r w:rsidRPr="00D028C9">
              <w:rPr>
                <w:rFonts w:asciiTheme="majorHAnsi" w:eastAsiaTheme="minorHAnsi" w:hAnsiTheme="majorHAnsi" w:cs="B Nazanin" w:hint="cs"/>
                <w:sz w:val="22"/>
                <w:szCs w:val="22"/>
                <w:rtl/>
              </w:rPr>
              <w:t>قطر نازل</w:t>
            </w:r>
          </w:p>
        </w:tc>
      </w:tr>
      <w:tr w:rsidR="00D028C9" w:rsidRPr="00534078" w14:paraId="1F303786" w14:textId="77777777" w:rsidTr="00DF5C4B">
        <w:trPr>
          <w:trHeight w:val="68"/>
        </w:trPr>
        <w:tc>
          <w:tcPr>
            <w:tcW w:w="1696" w:type="pct"/>
            <w:tcBorders>
              <w:top w:val="nil"/>
              <w:left w:val="nil"/>
              <w:bottom w:val="nil"/>
              <w:right w:val="nil"/>
            </w:tcBorders>
            <w:shd w:val="clear" w:color="auto" w:fill="EDEDED" w:themeFill="accent3" w:themeFillTint="33"/>
            <w:vAlign w:val="center"/>
          </w:tcPr>
          <w:p w14:paraId="22C0D2D3" w14:textId="77777777" w:rsidR="00D028C9" w:rsidRPr="00D028C9" w:rsidRDefault="00D028C9" w:rsidP="00D028C9">
            <w:pPr>
              <w:pStyle w:val="NormalWeb"/>
              <w:bidi/>
              <w:spacing w:before="0" w:beforeAutospacing="0" w:after="0" w:afterAutospacing="0"/>
              <w:rPr>
                <w:rFonts w:asciiTheme="majorBidi" w:eastAsiaTheme="minorHAnsi" w:hAnsiTheme="majorBidi" w:cstheme="majorBidi"/>
                <w:sz w:val="18"/>
                <w:szCs w:val="18"/>
              </w:rPr>
            </w:pPr>
            <w:r w:rsidRPr="00D028C9">
              <w:rPr>
                <w:rFonts w:ascii="Crimson Pro" w:eastAsiaTheme="minorHAnsi" w:hAnsi="Crimson Pro" w:cs="B Nazanin"/>
                <w:bCs/>
                <w:sz w:val="18"/>
                <w:szCs w:val="18"/>
              </w:rPr>
              <w:t>mm</w:t>
            </w:r>
          </w:p>
        </w:tc>
        <w:tc>
          <w:tcPr>
            <w:tcW w:w="1612" w:type="pct"/>
            <w:tcBorders>
              <w:top w:val="nil"/>
              <w:left w:val="nil"/>
              <w:bottom w:val="nil"/>
              <w:right w:val="nil"/>
            </w:tcBorders>
            <w:shd w:val="clear" w:color="auto" w:fill="EDEDED" w:themeFill="accent3" w:themeFillTint="33"/>
            <w:vAlign w:val="center"/>
          </w:tcPr>
          <w:p w14:paraId="5A64BFF1" w14:textId="77777777" w:rsidR="00D028C9" w:rsidRPr="00D028C9" w:rsidRDefault="00D028C9" w:rsidP="00D028C9">
            <w:pPr>
              <w:pStyle w:val="NormalWeb"/>
              <w:bidi/>
              <w:rPr>
                <w:rFonts w:asciiTheme="majorHAnsi" w:eastAsiaTheme="minorHAnsi" w:hAnsiTheme="majorHAnsi" w:cs="B Nazanin"/>
                <w:sz w:val="22"/>
                <w:szCs w:val="22"/>
              </w:rPr>
            </w:pPr>
            <w:r w:rsidRPr="00D028C9">
              <w:rPr>
                <w:rFonts w:asciiTheme="majorHAnsi" w:eastAsiaTheme="minorHAnsi" w:hAnsiTheme="majorHAnsi" w:cs="B Nazanin" w:hint="cs"/>
                <w:sz w:val="22"/>
                <w:szCs w:val="22"/>
                <w:rtl/>
              </w:rPr>
              <w:t>0/4</w:t>
            </w:r>
          </w:p>
        </w:tc>
        <w:tc>
          <w:tcPr>
            <w:tcW w:w="1691" w:type="pct"/>
            <w:tcBorders>
              <w:top w:val="nil"/>
              <w:left w:val="nil"/>
              <w:bottom w:val="nil"/>
              <w:right w:val="nil"/>
            </w:tcBorders>
            <w:shd w:val="clear" w:color="auto" w:fill="EDEDED" w:themeFill="accent3" w:themeFillTint="33"/>
            <w:vAlign w:val="center"/>
          </w:tcPr>
          <w:p w14:paraId="662471D7" w14:textId="77777777" w:rsidR="00D028C9" w:rsidRPr="00D028C9" w:rsidRDefault="00D028C9" w:rsidP="00D028C9">
            <w:pPr>
              <w:pStyle w:val="NormalWeb"/>
              <w:bidi/>
              <w:rPr>
                <w:rFonts w:asciiTheme="majorHAnsi" w:eastAsiaTheme="minorHAnsi" w:hAnsiTheme="majorHAnsi" w:cs="B Nazanin"/>
                <w:sz w:val="22"/>
                <w:szCs w:val="22"/>
              </w:rPr>
            </w:pPr>
            <w:r w:rsidRPr="00D028C9">
              <w:rPr>
                <w:rFonts w:asciiTheme="majorHAnsi" w:eastAsiaTheme="minorHAnsi" w:hAnsiTheme="majorHAnsi" w:cs="B Nazanin" w:hint="cs"/>
                <w:sz w:val="22"/>
                <w:szCs w:val="22"/>
                <w:rtl/>
              </w:rPr>
              <w:t>ضخامت لایه</w:t>
            </w:r>
          </w:p>
        </w:tc>
      </w:tr>
      <w:tr w:rsidR="00D028C9" w:rsidRPr="00534078" w14:paraId="7864E14C" w14:textId="77777777" w:rsidTr="00DF5C4B">
        <w:trPr>
          <w:trHeight w:val="68"/>
        </w:trPr>
        <w:tc>
          <w:tcPr>
            <w:tcW w:w="1696" w:type="pct"/>
            <w:tcBorders>
              <w:top w:val="nil"/>
              <w:left w:val="nil"/>
              <w:bottom w:val="double" w:sz="4" w:space="0" w:color="auto"/>
              <w:right w:val="nil"/>
            </w:tcBorders>
            <w:shd w:val="clear" w:color="auto" w:fill="C9C9C9" w:themeFill="accent3" w:themeFillTint="99"/>
            <w:vAlign w:val="center"/>
          </w:tcPr>
          <w:p w14:paraId="17CED12B" w14:textId="421FBE33" w:rsidR="00D028C9" w:rsidRPr="00D028C9" w:rsidRDefault="00D028C9" w:rsidP="00D028C9">
            <w:pPr>
              <w:pStyle w:val="NormalWeb"/>
              <w:bidi/>
              <w:spacing w:before="0" w:beforeAutospacing="0" w:after="0" w:afterAutospacing="0"/>
              <w:rPr>
                <w:rFonts w:asciiTheme="majorBidi" w:eastAsiaTheme="minorHAnsi" w:hAnsiTheme="majorBidi" w:cstheme="majorBidi"/>
                <w:sz w:val="18"/>
                <w:szCs w:val="18"/>
              </w:rPr>
            </w:pPr>
            <w:r w:rsidRPr="00D028C9">
              <w:rPr>
                <w:rFonts w:ascii="Crimson Pro" w:eastAsiaTheme="minorHAnsi" w:hAnsi="Crimson Pro" w:cs="B Nazanin"/>
                <w:bCs/>
                <w:sz w:val="18"/>
                <w:szCs w:val="18"/>
              </w:rPr>
              <w:t>mm</w:t>
            </w:r>
          </w:p>
        </w:tc>
        <w:tc>
          <w:tcPr>
            <w:tcW w:w="1612" w:type="pct"/>
            <w:tcBorders>
              <w:top w:val="nil"/>
              <w:left w:val="nil"/>
              <w:bottom w:val="double" w:sz="4" w:space="0" w:color="auto"/>
              <w:right w:val="nil"/>
            </w:tcBorders>
            <w:shd w:val="clear" w:color="auto" w:fill="C9C9C9" w:themeFill="accent3" w:themeFillTint="99"/>
            <w:vAlign w:val="center"/>
          </w:tcPr>
          <w:p w14:paraId="743B2F04" w14:textId="77777777" w:rsidR="00D028C9" w:rsidRPr="00D028C9" w:rsidRDefault="00D028C9" w:rsidP="00D028C9">
            <w:pPr>
              <w:pStyle w:val="NormalWeb"/>
              <w:bidi/>
              <w:rPr>
                <w:rFonts w:asciiTheme="majorHAnsi" w:eastAsiaTheme="minorHAnsi" w:hAnsiTheme="majorHAnsi" w:cs="B Nazanin"/>
                <w:sz w:val="22"/>
                <w:szCs w:val="22"/>
              </w:rPr>
            </w:pPr>
            <w:r w:rsidRPr="00D028C9">
              <w:rPr>
                <w:rFonts w:asciiTheme="majorHAnsi" w:eastAsiaTheme="minorHAnsi" w:hAnsiTheme="majorHAnsi" w:cs="B Nazanin" w:hint="cs"/>
                <w:sz w:val="22"/>
                <w:szCs w:val="22"/>
                <w:rtl/>
              </w:rPr>
              <w:t>230</w:t>
            </w:r>
          </w:p>
        </w:tc>
        <w:tc>
          <w:tcPr>
            <w:tcW w:w="1691" w:type="pct"/>
            <w:tcBorders>
              <w:top w:val="nil"/>
              <w:left w:val="nil"/>
              <w:bottom w:val="double" w:sz="4" w:space="0" w:color="auto"/>
              <w:right w:val="nil"/>
            </w:tcBorders>
            <w:shd w:val="clear" w:color="auto" w:fill="C9C9C9" w:themeFill="accent3" w:themeFillTint="99"/>
            <w:vAlign w:val="center"/>
          </w:tcPr>
          <w:p w14:paraId="1D87A8D6" w14:textId="77777777" w:rsidR="00D028C9" w:rsidRPr="00D028C9" w:rsidRDefault="00D028C9" w:rsidP="00D028C9">
            <w:pPr>
              <w:pStyle w:val="NormalWeb"/>
              <w:bidi/>
              <w:rPr>
                <w:rFonts w:asciiTheme="majorHAnsi" w:eastAsiaTheme="minorHAnsi" w:hAnsiTheme="majorHAnsi" w:cs="B Nazanin"/>
                <w:sz w:val="22"/>
                <w:szCs w:val="22"/>
              </w:rPr>
            </w:pPr>
            <w:r w:rsidRPr="00D028C9">
              <w:rPr>
                <w:rFonts w:asciiTheme="majorHAnsi" w:eastAsiaTheme="minorHAnsi" w:hAnsiTheme="majorHAnsi" w:cs="B Nazanin" w:hint="cs"/>
                <w:sz w:val="22"/>
                <w:szCs w:val="22"/>
                <w:rtl/>
              </w:rPr>
              <w:t>دمای نازل</w:t>
            </w:r>
          </w:p>
        </w:tc>
      </w:tr>
    </w:tbl>
    <w:p w14:paraId="3269CFBB" w14:textId="77777777" w:rsidR="00D028C9" w:rsidRDefault="00D028C9" w:rsidP="00D028C9">
      <w:pPr>
        <w:pStyle w:val="NormalWeb"/>
        <w:bidi/>
        <w:spacing w:before="0" w:beforeAutospacing="0" w:after="0" w:afterAutospacing="0"/>
        <w:jc w:val="both"/>
        <w:rPr>
          <w:rFonts w:asciiTheme="majorHAnsi" w:hAnsiTheme="majorHAnsi" w:cs="B Nazanin"/>
          <w:rtl/>
          <w:lang w:bidi="fa-IR"/>
        </w:rPr>
      </w:pPr>
    </w:p>
    <w:p w14:paraId="00B49F6D" w14:textId="10013841" w:rsidR="00D028C9" w:rsidRPr="00D028C9" w:rsidRDefault="00D028C9" w:rsidP="00DF5C4B">
      <w:pPr>
        <w:pStyle w:val="NormalWeb"/>
        <w:bidi/>
        <w:spacing w:before="0" w:beforeAutospacing="0" w:after="0" w:afterAutospacing="0"/>
        <w:jc w:val="both"/>
        <w:rPr>
          <w:rFonts w:asciiTheme="majorHAnsi" w:hAnsiTheme="majorHAnsi" w:cs="B Nazanin"/>
          <w:rtl/>
          <w:lang w:bidi="fa-IR"/>
        </w:rPr>
      </w:pPr>
      <w:r w:rsidRPr="00D028C9">
        <w:rPr>
          <w:rFonts w:asciiTheme="majorHAnsi" w:hAnsiTheme="majorHAnsi" w:cs="B Nazanin"/>
          <w:rtl/>
          <w:lang w:bidi="fa-IR"/>
        </w:rPr>
        <w:t xml:space="preserve">عناوین جداول و اشکال با قلم بی ‌نازنين </w:t>
      </w:r>
      <w:r>
        <w:rPr>
          <w:rFonts w:asciiTheme="majorHAnsi" w:hAnsiTheme="majorHAnsi" w:cs="B Nazanin" w:hint="cs"/>
          <w:rtl/>
          <w:lang w:bidi="fa-IR"/>
        </w:rPr>
        <w:t>12</w:t>
      </w:r>
      <w:r w:rsidRPr="00D028C9">
        <w:rPr>
          <w:rFonts w:asciiTheme="majorHAnsi" w:hAnsiTheme="majorHAnsi" w:cs="B Nazanin"/>
          <w:rtl/>
          <w:lang w:bidi="fa-IR"/>
        </w:rPr>
        <w:t xml:space="preserve"> سیاه تایپ شود. عناوین اشکال در زیر هر شکل </w:t>
      </w:r>
      <w:r w:rsidR="00DF5C4B">
        <w:rPr>
          <w:rFonts w:asciiTheme="majorHAnsi" w:hAnsiTheme="majorHAnsi" w:cs="B Nazanin" w:hint="cs"/>
          <w:rtl/>
          <w:lang w:bidi="fa-IR"/>
        </w:rPr>
        <w:t>(</w:t>
      </w:r>
      <w:r w:rsidR="00DF5C4B" w:rsidRPr="00D028C9">
        <w:rPr>
          <w:rFonts w:asciiTheme="majorHAnsi" w:hAnsiTheme="majorHAnsi" w:cs="B Nazanin"/>
          <w:rtl/>
          <w:lang w:bidi="fa-IR"/>
        </w:rPr>
        <w:t>به صورت وسط چین</w:t>
      </w:r>
      <w:r w:rsidR="00DF5C4B">
        <w:rPr>
          <w:rFonts w:asciiTheme="majorHAnsi" w:hAnsiTheme="majorHAnsi" w:cs="B Nazanin" w:hint="cs"/>
          <w:rtl/>
          <w:lang w:bidi="fa-IR"/>
        </w:rPr>
        <w:t>)</w:t>
      </w:r>
      <w:r w:rsidR="00DF5C4B" w:rsidRPr="00D028C9">
        <w:rPr>
          <w:rFonts w:asciiTheme="majorHAnsi" w:hAnsiTheme="majorHAnsi" w:cs="B Nazanin"/>
          <w:rtl/>
          <w:lang w:bidi="fa-IR"/>
        </w:rPr>
        <w:t xml:space="preserve"> </w:t>
      </w:r>
      <w:r w:rsidRPr="00D028C9">
        <w:rPr>
          <w:rFonts w:asciiTheme="majorHAnsi" w:hAnsiTheme="majorHAnsi" w:cs="B Nazanin"/>
          <w:rtl/>
          <w:lang w:bidi="fa-IR"/>
        </w:rPr>
        <w:t>و عناوین جداول بالای هر جدول</w:t>
      </w:r>
      <w:r w:rsidR="00DF5C4B">
        <w:rPr>
          <w:rFonts w:asciiTheme="majorHAnsi" w:hAnsiTheme="majorHAnsi" w:cs="B Nazanin" w:hint="cs"/>
          <w:rtl/>
          <w:lang w:bidi="fa-IR"/>
        </w:rPr>
        <w:t xml:space="preserve"> (</w:t>
      </w:r>
      <w:r w:rsidR="00DF5C4B" w:rsidRPr="00D028C9">
        <w:rPr>
          <w:rFonts w:asciiTheme="majorHAnsi" w:hAnsiTheme="majorHAnsi" w:cs="B Nazanin"/>
          <w:rtl/>
          <w:lang w:bidi="fa-IR"/>
        </w:rPr>
        <w:t xml:space="preserve">به صورت </w:t>
      </w:r>
      <w:r w:rsidR="00DF5C4B">
        <w:rPr>
          <w:rFonts w:asciiTheme="majorHAnsi" w:hAnsiTheme="majorHAnsi" w:cs="B Nazanin" w:hint="cs"/>
          <w:rtl/>
          <w:lang w:bidi="fa-IR"/>
        </w:rPr>
        <w:t>راست</w:t>
      </w:r>
      <w:r w:rsidR="00DF5C4B" w:rsidRPr="00D028C9">
        <w:rPr>
          <w:rFonts w:asciiTheme="majorHAnsi" w:hAnsiTheme="majorHAnsi" w:cs="B Nazanin"/>
          <w:rtl/>
          <w:lang w:bidi="fa-IR"/>
        </w:rPr>
        <w:t xml:space="preserve"> چین</w:t>
      </w:r>
      <w:r w:rsidR="00DF5C4B">
        <w:rPr>
          <w:rFonts w:asciiTheme="majorHAnsi" w:hAnsiTheme="majorHAnsi" w:cs="B Nazanin" w:hint="cs"/>
          <w:rtl/>
          <w:lang w:bidi="fa-IR"/>
        </w:rPr>
        <w:t>)</w:t>
      </w:r>
      <w:r w:rsidR="00DF5C4B" w:rsidRPr="00D028C9">
        <w:rPr>
          <w:rFonts w:asciiTheme="majorHAnsi" w:hAnsiTheme="majorHAnsi" w:cs="B Nazanin"/>
          <w:rtl/>
          <w:lang w:bidi="fa-IR"/>
        </w:rPr>
        <w:t xml:space="preserve"> </w:t>
      </w:r>
      <w:r w:rsidRPr="00D028C9">
        <w:rPr>
          <w:rFonts w:asciiTheme="majorHAnsi" w:hAnsiTheme="majorHAnsi" w:cs="B Nazanin"/>
          <w:rtl/>
          <w:lang w:bidi="fa-IR"/>
        </w:rPr>
        <w:t xml:space="preserve"> قرار گیرند. مطالب فارسی داخل جداول با قلم ب</w:t>
      </w:r>
      <w:r>
        <w:rPr>
          <w:rFonts w:asciiTheme="majorHAnsi" w:hAnsiTheme="majorHAnsi" w:cs="B Nazanin" w:hint="cs"/>
          <w:rtl/>
          <w:lang w:bidi="fa-IR"/>
        </w:rPr>
        <w:t xml:space="preserve">ی </w:t>
      </w:r>
      <w:r w:rsidRPr="00D028C9">
        <w:rPr>
          <w:rFonts w:asciiTheme="majorHAnsi" w:hAnsiTheme="majorHAnsi" w:cs="B Nazanin"/>
          <w:rtl/>
          <w:lang w:bidi="fa-IR"/>
        </w:rPr>
        <w:t xml:space="preserve">نازنين </w:t>
      </w:r>
      <w:r w:rsidR="00DF5C4B">
        <w:rPr>
          <w:rFonts w:asciiTheme="majorHAnsi" w:hAnsiTheme="majorHAnsi" w:cs="B Nazanin" w:hint="cs"/>
          <w:rtl/>
          <w:lang w:bidi="fa-IR"/>
        </w:rPr>
        <w:t>11</w:t>
      </w:r>
      <w:r w:rsidRPr="00D028C9">
        <w:rPr>
          <w:rFonts w:asciiTheme="majorHAnsi" w:hAnsiTheme="majorHAnsi" w:cs="B Nazanin"/>
          <w:rtl/>
          <w:lang w:bidi="fa-IR"/>
        </w:rPr>
        <w:t xml:space="preserve"> و مطالب انگلیسی با قلم </w:t>
      </w:r>
      <w:r w:rsidR="00DF5C4B" w:rsidRPr="00B62701">
        <w:rPr>
          <w:rFonts w:ascii="Crimson Pro" w:eastAsiaTheme="minorHAnsi" w:hAnsi="Crimson Pro" w:cs="B Nazanin"/>
          <w:bCs/>
          <w:sz w:val="20"/>
          <w:szCs w:val="20"/>
        </w:rPr>
        <w:t>Crimson Pro</w:t>
      </w:r>
      <w:r w:rsidR="00DF5C4B" w:rsidRPr="00B62701">
        <w:rPr>
          <w:rFonts w:asciiTheme="majorHAnsi" w:eastAsiaTheme="minorHAnsi" w:hAnsiTheme="majorHAnsi" w:cs="B Nazanin"/>
          <w:sz w:val="28"/>
          <w:szCs w:val="28"/>
        </w:rPr>
        <w:t xml:space="preserve"> </w:t>
      </w:r>
      <w:r w:rsidR="00DF5C4B">
        <w:rPr>
          <w:rFonts w:ascii="Crimson Pro" w:eastAsiaTheme="minorHAnsi" w:hAnsi="Crimson Pro" w:cs="B Nazanin"/>
          <w:bCs/>
          <w:sz w:val="20"/>
          <w:szCs w:val="20"/>
        </w:rPr>
        <w:t>9</w:t>
      </w:r>
      <w:r w:rsidRPr="00D028C9">
        <w:rPr>
          <w:rFonts w:asciiTheme="majorHAnsi" w:hAnsiTheme="majorHAnsi" w:cs="B Nazanin"/>
          <w:rtl/>
          <w:lang w:bidi="fa-IR"/>
        </w:rPr>
        <w:t xml:space="preserve"> تایپ شوند.</w:t>
      </w:r>
      <w:r w:rsidR="00DF5C4B">
        <w:rPr>
          <w:rFonts w:asciiTheme="majorHAnsi" w:hAnsiTheme="majorHAnsi" w:cs="B Nazanin" w:hint="cs"/>
          <w:rtl/>
          <w:lang w:bidi="fa-IR"/>
        </w:rPr>
        <w:t xml:space="preserve"> </w:t>
      </w:r>
      <w:r w:rsidRPr="00D028C9">
        <w:rPr>
          <w:rFonts w:asciiTheme="majorHAnsi" w:hAnsiTheme="majorHAnsi" w:cs="B Nazanin"/>
          <w:rtl/>
          <w:lang w:bidi="fa-IR"/>
        </w:rPr>
        <w:t>در طراحی جداول دقت شود که کمترين خطوط مورد نياز به کار رود و</w:t>
      </w:r>
      <w:r w:rsidR="00DF5C4B">
        <w:rPr>
          <w:rFonts w:asciiTheme="majorHAnsi" w:hAnsiTheme="majorHAnsi" w:cs="B Nazanin" w:hint="cs"/>
          <w:rtl/>
          <w:lang w:bidi="fa-IR"/>
        </w:rPr>
        <w:t xml:space="preserve"> </w:t>
      </w:r>
      <w:r w:rsidRPr="00D028C9">
        <w:rPr>
          <w:rFonts w:asciiTheme="majorHAnsi" w:hAnsiTheme="majorHAnsi" w:cs="B Nazanin"/>
          <w:rtl/>
          <w:lang w:bidi="fa-IR"/>
        </w:rPr>
        <w:t>از درج خطوط اضافی و به ويژه پر رنگ</w:t>
      </w:r>
      <w:r w:rsidR="00DF5C4B">
        <w:rPr>
          <w:rFonts w:asciiTheme="majorHAnsi" w:hAnsiTheme="majorHAnsi" w:cs="B Nazanin" w:hint="cs"/>
          <w:rtl/>
          <w:lang w:bidi="fa-IR"/>
        </w:rPr>
        <w:t xml:space="preserve"> </w:t>
      </w:r>
      <w:r w:rsidRPr="00D028C9">
        <w:rPr>
          <w:rFonts w:asciiTheme="majorHAnsi" w:hAnsiTheme="majorHAnsi" w:cs="B Nazanin"/>
          <w:rtl/>
          <w:lang w:bidi="fa-IR"/>
        </w:rPr>
        <w:t xml:space="preserve">اجتناب </w:t>
      </w:r>
      <w:r w:rsidRPr="00D028C9">
        <w:rPr>
          <w:rFonts w:asciiTheme="majorHAnsi" w:hAnsiTheme="majorHAnsi" w:cs="B Nazanin"/>
          <w:rtl/>
          <w:lang w:bidi="fa-IR"/>
        </w:rPr>
        <w:lastRenderedPageBreak/>
        <w:t xml:space="preserve">شود. درصورت لزوم می‏‌توان از خط کشی دوخط بهره گرفت. اغلب جداول نيازی به درج خطوط در دوسوی خود يا بين سطور مشابه ندارند. برای اين کار از وضعيت </w:t>
      </w:r>
      <w:r w:rsidRPr="00D028C9">
        <w:rPr>
          <w:rFonts w:ascii="Crimson Pro" w:eastAsiaTheme="minorHAnsi" w:hAnsi="Crimson Pro" w:cs="B Nazanin"/>
          <w:bCs/>
          <w:sz w:val="20"/>
          <w:szCs w:val="20"/>
        </w:rPr>
        <w:t>No Border</w:t>
      </w:r>
      <w:r w:rsidRPr="00D028C9">
        <w:rPr>
          <w:rFonts w:asciiTheme="majorHAnsi" w:hAnsiTheme="majorHAnsi" w:cs="B Nazanin"/>
          <w:rtl/>
          <w:lang w:bidi="fa-IR"/>
        </w:rPr>
        <w:t xml:space="preserve"> استفاده شود، مانند جدول 1. </w:t>
      </w:r>
    </w:p>
    <w:p w14:paraId="1160805E" w14:textId="77777777" w:rsidR="00DF5C4B" w:rsidRPr="00DF5C4B" w:rsidRDefault="00DF5C4B" w:rsidP="00DF5C4B">
      <w:pPr>
        <w:pStyle w:val="NormalWeb"/>
        <w:bidi/>
        <w:spacing w:before="0" w:beforeAutospacing="0" w:after="0" w:afterAutospacing="0"/>
        <w:jc w:val="both"/>
        <w:rPr>
          <w:rFonts w:asciiTheme="majorHAnsi" w:hAnsiTheme="majorHAnsi" w:cs="B Nazanin"/>
          <w:rtl/>
          <w:lang w:bidi="fa-IR"/>
        </w:rPr>
      </w:pPr>
      <w:r w:rsidRPr="00DF5C4B">
        <w:rPr>
          <w:rFonts w:asciiTheme="majorHAnsi" w:hAnsiTheme="majorHAnsi" w:cs="B Nazanin"/>
          <w:rtl/>
          <w:lang w:bidi="fa-IR"/>
        </w:rPr>
        <w:t>چنانچه شکل يا جدولی در يک ستون جا نگيرد، می</w:t>
      </w:r>
      <w:r w:rsidRPr="00DF5C4B">
        <w:rPr>
          <w:rFonts w:asciiTheme="majorHAnsi" w:hAnsiTheme="majorHAnsi" w:cs="B Nazanin"/>
          <w:rtl/>
          <w:lang w:bidi="fa-IR"/>
        </w:rPr>
        <w:softHyphen/>
        <w:t>توان آن را در دو ستون قرار داد، مشروط بر آنکه در يکی از دو موقعيت زير صفحه بندی شود:</w:t>
      </w:r>
    </w:p>
    <w:p w14:paraId="3E296101" w14:textId="77777777" w:rsidR="00DF5C4B" w:rsidRPr="00DF5C4B" w:rsidRDefault="00DF5C4B" w:rsidP="00DF5C4B">
      <w:pPr>
        <w:pStyle w:val="NormalWeb"/>
        <w:bidi/>
        <w:spacing w:before="0" w:beforeAutospacing="0" w:after="0" w:afterAutospacing="0"/>
        <w:jc w:val="both"/>
        <w:rPr>
          <w:rFonts w:asciiTheme="majorHAnsi" w:hAnsiTheme="majorHAnsi" w:cs="B Nazanin"/>
          <w:lang w:bidi="fa-IR"/>
        </w:rPr>
      </w:pPr>
      <w:r w:rsidRPr="00DF5C4B">
        <w:rPr>
          <w:rFonts w:asciiTheme="majorHAnsi" w:hAnsiTheme="majorHAnsi" w:cs="B Nazanin"/>
          <w:rtl/>
          <w:lang w:bidi="fa-IR"/>
        </w:rPr>
        <w:t>1- ابتدای يک صفحه،</w:t>
      </w:r>
    </w:p>
    <w:p w14:paraId="547B2872" w14:textId="77777777" w:rsidR="00DF5C4B" w:rsidRPr="00DF5C4B" w:rsidRDefault="00DF5C4B" w:rsidP="00DF5C4B">
      <w:pPr>
        <w:pStyle w:val="NormalWeb"/>
        <w:bidi/>
        <w:spacing w:before="0" w:beforeAutospacing="0" w:after="0" w:afterAutospacing="0"/>
        <w:jc w:val="both"/>
        <w:rPr>
          <w:rFonts w:asciiTheme="majorHAnsi" w:hAnsiTheme="majorHAnsi" w:cs="B Nazanin"/>
          <w:lang w:bidi="fa-IR"/>
        </w:rPr>
      </w:pPr>
      <w:r w:rsidRPr="00DF5C4B">
        <w:rPr>
          <w:rFonts w:asciiTheme="majorHAnsi" w:hAnsiTheme="majorHAnsi" w:cs="B Nazanin"/>
          <w:rtl/>
          <w:lang w:bidi="fa-IR"/>
        </w:rPr>
        <w:t xml:space="preserve">2- انتهای يک صفحه، </w:t>
      </w:r>
    </w:p>
    <w:p w14:paraId="168F4541" w14:textId="4C986FF1" w:rsidR="00DF5C4B" w:rsidRDefault="00DF5C4B" w:rsidP="00DF5C4B">
      <w:pPr>
        <w:pStyle w:val="NormalWeb"/>
        <w:bidi/>
        <w:spacing w:before="0" w:beforeAutospacing="0" w:after="0" w:afterAutospacing="0"/>
        <w:jc w:val="both"/>
        <w:rPr>
          <w:rFonts w:asciiTheme="majorHAnsi" w:hAnsiTheme="majorHAnsi" w:cs="B Nazanin"/>
          <w:rtl/>
          <w:lang w:bidi="fa-IR"/>
        </w:rPr>
      </w:pPr>
      <w:r w:rsidRPr="00DF5C4B">
        <w:rPr>
          <w:rFonts w:asciiTheme="majorHAnsi" w:hAnsiTheme="majorHAnsi" w:cs="B Nazanin"/>
          <w:rtl/>
          <w:lang w:bidi="fa-IR"/>
        </w:rPr>
        <w:t>برای اين منظور لازم است صفحه بندی در مواضع مزبور از وضعيت دوستونی به يک ستونی تبديل شود.</w:t>
      </w:r>
    </w:p>
    <w:p w14:paraId="6D3B4599" w14:textId="1689807D" w:rsidR="00DF5C4B" w:rsidRPr="00075394" w:rsidRDefault="00DF5C4B" w:rsidP="00DF5C4B">
      <w:pPr>
        <w:pStyle w:val="NormalWeb"/>
        <w:bidi/>
        <w:spacing w:before="240" w:beforeAutospacing="0" w:after="120" w:afterAutospacing="0"/>
        <w:jc w:val="both"/>
        <w:rPr>
          <w:rFonts w:asciiTheme="majorHAnsi" w:eastAsiaTheme="minorHAnsi" w:hAnsiTheme="majorHAnsi" w:cs="B Nazanin"/>
          <w:b/>
          <w:bCs/>
          <w:sz w:val="28"/>
          <w:szCs w:val="28"/>
          <w:rtl/>
        </w:rPr>
      </w:pPr>
      <w:r>
        <w:rPr>
          <w:rFonts w:asciiTheme="majorHAnsi" w:eastAsiaTheme="minorHAnsi" w:hAnsiTheme="majorHAnsi" w:cs="B Nazanin" w:hint="cs"/>
          <w:b/>
          <w:bCs/>
          <w:sz w:val="28"/>
          <w:szCs w:val="28"/>
          <w:rtl/>
          <w:lang w:bidi="fa-IR"/>
        </w:rPr>
        <w:t>3</w:t>
      </w:r>
      <w:r w:rsidRPr="00075394">
        <w:rPr>
          <w:rFonts w:asciiTheme="majorHAnsi" w:eastAsiaTheme="minorHAnsi" w:hAnsiTheme="majorHAnsi" w:cs="B Nazanin" w:hint="cs"/>
          <w:b/>
          <w:bCs/>
          <w:sz w:val="28"/>
          <w:szCs w:val="28"/>
          <w:rtl/>
          <w:lang w:bidi="fa-IR"/>
        </w:rPr>
        <w:t>-</w:t>
      </w:r>
      <w:r w:rsidRPr="00075394">
        <w:rPr>
          <w:rFonts w:asciiTheme="majorHAnsi" w:eastAsiaTheme="minorHAnsi" w:hAnsiTheme="majorHAnsi" w:cs="B Nazanin" w:hint="cs"/>
          <w:b/>
          <w:bCs/>
          <w:sz w:val="28"/>
          <w:szCs w:val="28"/>
          <w:rtl/>
        </w:rPr>
        <w:t xml:space="preserve"> </w:t>
      </w:r>
      <w:r>
        <w:rPr>
          <w:rFonts w:asciiTheme="majorHAnsi" w:eastAsiaTheme="minorHAnsi" w:hAnsiTheme="majorHAnsi" w:cs="B Nazanin" w:hint="cs"/>
          <w:b/>
          <w:bCs/>
          <w:sz w:val="28"/>
          <w:szCs w:val="28"/>
          <w:rtl/>
        </w:rPr>
        <w:t>سیستم واحدها</w:t>
      </w:r>
    </w:p>
    <w:p w14:paraId="0F0B3C3B" w14:textId="4D56922D" w:rsidR="00DF5C4B" w:rsidRDefault="00DF5C4B" w:rsidP="00DF5C4B">
      <w:pPr>
        <w:pStyle w:val="NormalWeb"/>
        <w:bidi/>
        <w:spacing w:before="0" w:beforeAutospacing="0" w:after="0" w:afterAutospacing="0"/>
        <w:jc w:val="both"/>
        <w:rPr>
          <w:rFonts w:asciiTheme="majorHAnsi" w:hAnsiTheme="majorHAnsi" w:cs="B Nazanin"/>
          <w:rtl/>
          <w:lang w:bidi="fa-IR"/>
        </w:rPr>
      </w:pPr>
      <w:r w:rsidRPr="00DF5C4B">
        <w:rPr>
          <w:rFonts w:asciiTheme="majorHAnsi" w:hAnsiTheme="majorHAnsi" w:cs="B Nazanin"/>
          <w:rtl/>
          <w:lang w:bidi="fa-IR"/>
        </w:rPr>
        <w:t>سيستم واحد قابل قبول، سيستم بين‌المللی (</w:t>
      </w:r>
      <w:r w:rsidRPr="00DF5C4B">
        <w:rPr>
          <w:rFonts w:ascii="Crimson Pro" w:eastAsiaTheme="minorHAnsi" w:hAnsi="Crimson Pro" w:cs="B Nazanin"/>
          <w:bCs/>
          <w:sz w:val="20"/>
          <w:szCs w:val="20"/>
        </w:rPr>
        <w:t>SI</w:t>
      </w:r>
      <w:r w:rsidRPr="00DF5C4B">
        <w:rPr>
          <w:rFonts w:asciiTheme="majorHAnsi" w:hAnsiTheme="majorHAnsi" w:cs="B Nazanin"/>
          <w:rtl/>
          <w:lang w:bidi="fa-IR"/>
        </w:rPr>
        <w:t>) بوده و در مواقع ضروری، باید معادل آن در سيستم آحاد ديگر در داخل پرانتز به‌کار رود.</w:t>
      </w:r>
    </w:p>
    <w:p w14:paraId="168EEE65" w14:textId="77777777" w:rsidR="00DF5C4B" w:rsidRPr="00DF5C4B" w:rsidRDefault="00DF5C4B" w:rsidP="00DF5C4B">
      <w:pPr>
        <w:pStyle w:val="NormalWeb"/>
        <w:bidi/>
        <w:spacing w:before="240" w:beforeAutospacing="0" w:after="120" w:afterAutospacing="0"/>
        <w:jc w:val="both"/>
        <w:rPr>
          <w:rFonts w:asciiTheme="majorHAnsi" w:eastAsiaTheme="minorHAnsi" w:hAnsiTheme="majorHAnsi" w:cs="B Nazanin"/>
          <w:b/>
          <w:bCs/>
          <w:sz w:val="28"/>
          <w:szCs w:val="28"/>
          <w:rtl/>
          <w:lang w:bidi="fa-IR"/>
        </w:rPr>
      </w:pPr>
      <w:r w:rsidRPr="00DF5C4B">
        <w:rPr>
          <w:rFonts w:asciiTheme="majorHAnsi" w:eastAsiaTheme="minorHAnsi" w:hAnsiTheme="majorHAnsi" w:cs="B Nazanin"/>
          <w:b/>
          <w:bCs/>
          <w:sz w:val="28"/>
          <w:szCs w:val="28"/>
          <w:rtl/>
          <w:lang w:bidi="fa-IR"/>
        </w:rPr>
        <w:t>4- روابط ریاضی</w:t>
      </w:r>
    </w:p>
    <w:p w14:paraId="045C4E6B" w14:textId="77777777" w:rsidR="00DF5C4B" w:rsidRPr="00DF5C4B" w:rsidRDefault="00DF5C4B" w:rsidP="00DF5C4B">
      <w:pPr>
        <w:pStyle w:val="NormalWeb"/>
        <w:bidi/>
        <w:spacing w:before="0" w:beforeAutospacing="0" w:after="0" w:afterAutospacing="0"/>
        <w:jc w:val="both"/>
        <w:rPr>
          <w:rFonts w:asciiTheme="majorHAnsi" w:hAnsiTheme="majorHAnsi" w:cs="B Nazanin"/>
          <w:rtl/>
          <w:lang w:bidi="fa-IR"/>
        </w:rPr>
      </w:pPr>
      <w:r w:rsidRPr="00DF5C4B">
        <w:rPr>
          <w:rFonts w:asciiTheme="majorHAnsi" w:hAnsiTheme="majorHAnsi" w:cs="B Nazanin"/>
          <w:rtl/>
          <w:lang w:bidi="fa-IR"/>
        </w:rPr>
        <w:t>روابط بايد به ‌ترتيب از ابتدا تا انتها شماره‌گذاری شوند. شماره معادلات بايد در انتهای سمت راست هر ستون و در امتداد خط حاوی معادلات در پرانتز قيد شود. برای این کار هر معادله را در جدولی مشابه جدول زیر قرار دهید:</w:t>
      </w:r>
    </w:p>
    <w:tbl>
      <w:tblPr>
        <w:bidiVisual/>
        <w:tblW w:w="5000" w:type="pct"/>
        <w:tblLook w:val="04A0" w:firstRow="1" w:lastRow="0" w:firstColumn="1" w:lastColumn="0" w:noHBand="0" w:noVBand="1"/>
      </w:tblPr>
      <w:tblGrid>
        <w:gridCol w:w="734"/>
        <w:gridCol w:w="3802"/>
      </w:tblGrid>
      <w:tr w:rsidR="00DF5C4B" w:rsidRPr="00E674F0" w14:paraId="35DEB686" w14:textId="77777777" w:rsidTr="00FD65A0">
        <w:tc>
          <w:tcPr>
            <w:tcW w:w="809" w:type="pct"/>
            <w:vAlign w:val="center"/>
          </w:tcPr>
          <w:p w14:paraId="64391B69" w14:textId="77777777" w:rsidR="00DF5C4B" w:rsidRPr="00DF5C4B" w:rsidRDefault="00DF5C4B" w:rsidP="00DF5C4B">
            <w:pPr>
              <w:bidi/>
              <w:spacing w:before="120"/>
              <w:rPr>
                <w:rFonts w:asciiTheme="majorBidi" w:hAnsiTheme="majorBidi"/>
                <w:sz w:val="24"/>
                <w:szCs w:val="24"/>
                <w:rtl/>
              </w:rPr>
            </w:pPr>
            <w:r w:rsidRPr="00DF5C4B">
              <w:rPr>
                <w:rFonts w:asciiTheme="majorHAnsi" w:eastAsiaTheme="minorEastAsia" w:hAnsiTheme="majorHAnsi" w:cs="B Nazanin"/>
                <w:sz w:val="24"/>
                <w:szCs w:val="24"/>
                <w:rtl/>
                <w:lang w:bidi="fa-IR"/>
              </w:rPr>
              <w:t>(1)</w:t>
            </w:r>
          </w:p>
        </w:tc>
        <w:tc>
          <w:tcPr>
            <w:tcW w:w="4191" w:type="pct"/>
            <w:vAlign w:val="center"/>
          </w:tcPr>
          <w:p w14:paraId="7DDD825A" w14:textId="77777777" w:rsidR="00DF5C4B" w:rsidRPr="00E674F0" w:rsidRDefault="00DD1C92" w:rsidP="00DF5C4B">
            <w:pPr>
              <w:spacing w:before="120"/>
              <w:jc w:val="right"/>
              <w:rPr>
                <w:rFonts w:asciiTheme="majorBidi" w:hAnsiTheme="majorBidi"/>
                <w:sz w:val="20"/>
                <w:szCs w:val="20"/>
                <w:rtl/>
              </w:rPr>
            </w:pPr>
            <m:oMathPara>
              <m:oMathParaPr>
                <m:jc m:val="left"/>
              </m:oMathParaP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ij,j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=ρ</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u</m:t>
                        </m:r>
                      </m:e>
                    </m:acc>
                  </m:e>
                  <m:sub>
                    <m:r>
                      <w:rPr>
                        <w:rFonts w:ascii="Cambria Math" w:hAnsi="Cambria Math"/>
                        <w:sz w:val="20"/>
                        <w:szCs w:val="20"/>
                      </w:rPr>
                      <m:t>i</m:t>
                    </m:r>
                  </m:sub>
                </m:sSub>
              </m:oMath>
            </m:oMathPara>
          </w:p>
        </w:tc>
      </w:tr>
    </w:tbl>
    <w:p w14:paraId="3C0D0806" w14:textId="7D5A1485" w:rsidR="00DF5C4B" w:rsidRDefault="00DF5C4B" w:rsidP="00DF5C4B">
      <w:pPr>
        <w:pStyle w:val="NormalWeb"/>
        <w:bidi/>
        <w:spacing w:before="0" w:beforeAutospacing="0" w:after="0" w:afterAutospacing="0"/>
        <w:jc w:val="both"/>
        <w:rPr>
          <w:rFonts w:asciiTheme="majorHAnsi" w:hAnsiTheme="majorHAnsi" w:cs="B Nazanin"/>
          <w:rtl/>
          <w:lang w:bidi="fa-IR"/>
        </w:rPr>
      </w:pPr>
      <w:r w:rsidRPr="00DF5C4B">
        <w:rPr>
          <w:rFonts w:asciiTheme="majorHAnsi" w:hAnsiTheme="majorHAnsi" w:cs="B Nazanin"/>
          <w:rtl/>
          <w:lang w:bidi="fa-IR"/>
        </w:rPr>
        <w:t>توضيحات تمام متغيرها، پارامترها و نمادهای جديد در روابط، چنانچه پيش از آن توضيح داده نشده اند، بايد بدون فاصله بعد از رابطه بيان شوند.</w:t>
      </w:r>
    </w:p>
    <w:p w14:paraId="70A60612" w14:textId="2C2ACC9D" w:rsidR="00DF5C4B" w:rsidRPr="00DF5C4B" w:rsidRDefault="00DF5C4B" w:rsidP="00DF5C4B">
      <w:pPr>
        <w:pStyle w:val="NormalWeb"/>
        <w:bidi/>
        <w:spacing w:before="240" w:beforeAutospacing="0" w:after="120" w:afterAutospacing="0"/>
        <w:jc w:val="both"/>
        <w:rPr>
          <w:rFonts w:asciiTheme="majorHAnsi" w:eastAsiaTheme="minorHAnsi" w:hAnsiTheme="majorHAnsi" w:cs="B Nazanin"/>
          <w:b/>
          <w:bCs/>
          <w:sz w:val="28"/>
          <w:szCs w:val="28"/>
          <w:rtl/>
          <w:lang w:bidi="fa-IR"/>
        </w:rPr>
      </w:pPr>
      <w:r>
        <w:rPr>
          <w:rFonts w:asciiTheme="majorHAnsi" w:eastAsiaTheme="minorHAnsi" w:hAnsiTheme="majorHAnsi" w:cs="B Nazanin" w:hint="cs"/>
          <w:b/>
          <w:bCs/>
          <w:sz w:val="28"/>
          <w:szCs w:val="28"/>
          <w:rtl/>
          <w:lang w:bidi="fa-IR"/>
        </w:rPr>
        <w:t>5</w:t>
      </w:r>
      <w:r w:rsidRPr="00DF5C4B">
        <w:rPr>
          <w:rFonts w:asciiTheme="majorHAnsi" w:eastAsiaTheme="minorHAnsi" w:hAnsiTheme="majorHAnsi" w:cs="B Nazanin"/>
          <w:b/>
          <w:bCs/>
          <w:sz w:val="28"/>
          <w:szCs w:val="28"/>
          <w:rtl/>
          <w:lang w:bidi="fa-IR"/>
        </w:rPr>
        <w:t>- علا</w:t>
      </w:r>
      <w:r w:rsidRPr="00DF5C4B">
        <w:rPr>
          <w:rFonts w:asciiTheme="majorHAnsi" w:eastAsiaTheme="minorHAnsi" w:hAnsiTheme="majorHAnsi" w:cs="B Nazanin" w:hint="cs"/>
          <w:b/>
          <w:bCs/>
          <w:sz w:val="28"/>
          <w:szCs w:val="28"/>
          <w:rtl/>
          <w:lang w:bidi="fa-IR"/>
        </w:rPr>
        <w:t>ی</w:t>
      </w:r>
      <w:r w:rsidRPr="00DF5C4B">
        <w:rPr>
          <w:rFonts w:asciiTheme="majorHAnsi" w:eastAsiaTheme="minorHAnsi" w:hAnsiTheme="majorHAnsi" w:cs="B Nazanin" w:hint="eastAsia"/>
          <w:b/>
          <w:bCs/>
          <w:sz w:val="28"/>
          <w:szCs w:val="28"/>
          <w:rtl/>
          <w:lang w:bidi="fa-IR"/>
        </w:rPr>
        <w:t>م،</w:t>
      </w:r>
      <w:r w:rsidRPr="00DF5C4B">
        <w:rPr>
          <w:rFonts w:asciiTheme="majorHAnsi" w:eastAsiaTheme="minorHAnsi" w:hAnsiTheme="majorHAnsi" w:cs="B Nazanin"/>
          <w:b/>
          <w:bCs/>
          <w:sz w:val="28"/>
          <w:szCs w:val="28"/>
          <w:rtl/>
          <w:lang w:bidi="fa-IR"/>
        </w:rPr>
        <w:t xml:space="preserve"> نشانه‌ها</w:t>
      </w:r>
      <w:r>
        <w:rPr>
          <w:rFonts w:asciiTheme="majorHAnsi" w:eastAsiaTheme="minorHAnsi" w:hAnsiTheme="majorHAnsi" w:cs="B Nazanin" w:hint="cs"/>
          <w:b/>
          <w:bCs/>
          <w:sz w:val="28"/>
          <w:szCs w:val="28"/>
          <w:rtl/>
          <w:lang w:bidi="fa-IR"/>
        </w:rPr>
        <w:t>،</w:t>
      </w:r>
      <w:r w:rsidRPr="00DF5C4B">
        <w:rPr>
          <w:rFonts w:asciiTheme="majorHAnsi" w:eastAsiaTheme="minorHAnsi" w:hAnsiTheme="majorHAnsi" w:cs="B Nazanin"/>
          <w:b/>
          <w:bCs/>
          <w:sz w:val="28"/>
          <w:szCs w:val="28"/>
          <w:rtl/>
          <w:lang w:bidi="fa-IR"/>
        </w:rPr>
        <w:t xml:space="preserve"> ارقام</w:t>
      </w:r>
      <w:r>
        <w:rPr>
          <w:rFonts w:asciiTheme="majorHAnsi" w:eastAsiaTheme="minorHAnsi" w:hAnsiTheme="majorHAnsi" w:cs="B Nazanin" w:hint="cs"/>
          <w:b/>
          <w:bCs/>
          <w:sz w:val="28"/>
          <w:szCs w:val="28"/>
          <w:rtl/>
          <w:lang w:bidi="fa-IR"/>
        </w:rPr>
        <w:t xml:space="preserve"> و ضمائم</w:t>
      </w:r>
    </w:p>
    <w:p w14:paraId="39208096" w14:textId="16EBD5F9" w:rsidR="00DF5C4B" w:rsidRPr="00DF5C4B" w:rsidRDefault="00DF5C4B" w:rsidP="00DF5C4B">
      <w:pPr>
        <w:pStyle w:val="NormalWeb"/>
        <w:bidi/>
        <w:spacing w:before="0" w:beforeAutospacing="0" w:after="0" w:afterAutospacing="0"/>
        <w:jc w:val="both"/>
        <w:rPr>
          <w:rFonts w:asciiTheme="majorHAnsi" w:hAnsiTheme="majorHAnsi" w:cs="B Nazanin"/>
          <w:rtl/>
          <w:lang w:bidi="fa-IR"/>
        </w:rPr>
      </w:pPr>
      <w:r w:rsidRPr="00DF5C4B">
        <w:rPr>
          <w:rFonts w:asciiTheme="majorHAnsi" w:hAnsiTheme="majorHAnsi" w:cs="B Nazanin"/>
          <w:rtl/>
          <w:lang w:bidi="fa-IR"/>
        </w:rPr>
        <w:t xml:space="preserve">از علایم و نشانه‌های متداول در زبان فارسی و هم‌چنین از علایم و نشانه‌های به‌كار رفته در متون مهندسی مکانیک می‌توان استفاده نمود. باید از ارقام فارسی برای نشان ‌دادن اعداد استفاده نمود. لازم است که هر علامت یا متغیر در نخستین جایی که بیان می‌شود، بلافاصله تعریف شود. در صورت نیاز، لیست علائم و نشانه‌ها در انتهای مقاله و پیش </w:t>
      </w:r>
      <w:r w:rsidRPr="00DF5C4B">
        <w:rPr>
          <w:rFonts w:asciiTheme="majorHAnsi" w:hAnsiTheme="majorHAnsi" w:cs="B Nazanin"/>
          <w:rtl/>
          <w:lang w:bidi="fa-IR"/>
        </w:rPr>
        <w:lastRenderedPageBreak/>
        <w:t>از مراجع درج ‌گردد. هر سطر باید به‌ترتیب شامل نماد و شرح آن (و ابعاد) باشد. نمونه</w:t>
      </w:r>
      <w:r w:rsidRPr="00DF5C4B">
        <w:rPr>
          <w:rFonts w:asciiTheme="majorHAnsi" w:hAnsiTheme="majorHAnsi" w:cs="B Nazanin"/>
          <w:rtl/>
          <w:lang w:bidi="fa-IR"/>
        </w:rPr>
        <w:softHyphen/>
        <w:t>ای از فهرست علائم برای مقالات فارسی در زیر آمده است</w:t>
      </w:r>
      <w:r w:rsidRPr="00DF5C4B">
        <w:rPr>
          <w:rFonts w:asciiTheme="majorHAnsi" w:hAnsiTheme="majorHAnsi" w:cs="B Nazanin" w:hint="cs"/>
          <w:rtl/>
          <w:lang w:bidi="fa-IR"/>
        </w:rPr>
        <w:t>:</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4"/>
        <w:gridCol w:w="3122"/>
      </w:tblGrid>
      <w:tr w:rsidR="00DF5C4B" w14:paraId="69E13E47" w14:textId="77777777" w:rsidTr="00DF5C4B">
        <w:tc>
          <w:tcPr>
            <w:tcW w:w="1559" w:type="pct"/>
          </w:tcPr>
          <w:p w14:paraId="789CAF32" w14:textId="77777777" w:rsidR="00DF5C4B" w:rsidRPr="0094166E" w:rsidRDefault="00DF5C4B" w:rsidP="00861779">
            <w:pPr>
              <w:bidi/>
              <w:rPr>
                <w:rFonts w:cs="2  Nazanin"/>
                <w:sz w:val="28"/>
                <w:szCs w:val="28"/>
                <w:rtl/>
              </w:rPr>
            </w:pPr>
            <w:r w:rsidRPr="0094166E">
              <w:rPr>
                <w:rFonts w:ascii="Calibri" w:hAnsi="Calibri" w:cs="Calibri" w:hint="cs"/>
                <w:sz w:val="24"/>
                <w:szCs w:val="24"/>
                <w:rtl/>
              </w:rPr>
              <w:t>σ</w:t>
            </w:r>
          </w:p>
        </w:tc>
        <w:tc>
          <w:tcPr>
            <w:tcW w:w="3441" w:type="pct"/>
          </w:tcPr>
          <w:p w14:paraId="2DF9F964" w14:textId="77777777" w:rsidR="00DF5C4B" w:rsidRPr="00522791" w:rsidRDefault="00DF5C4B" w:rsidP="00DF5C4B">
            <w:pPr>
              <w:bidi/>
              <w:jc w:val="right"/>
              <w:rPr>
                <w:rFonts w:cs="B Nazanin"/>
                <w:sz w:val="24"/>
                <w:szCs w:val="24"/>
                <w:rtl/>
              </w:rPr>
            </w:pPr>
            <w:r w:rsidRPr="00522791">
              <w:rPr>
                <w:rFonts w:cs="B Nazanin" w:hint="cs"/>
                <w:sz w:val="24"/>
                <w:szCs w:val="24"/>
                <w:rtl/>
              </w:rPr>
              <w:t>تنش</w:t>
            </w:r>
          </w:p>
        </w:tc>
      </w:tr>
      <w:tr w:rsidR="00DF5C4B" w14:paraId="2B786891" w14:textId="77777777" w:rsidTr="00DF5C4B">
        <w:tc>
          <w:tcPr>
            <w:tcW w:w="1559" w:type="pct"/>
          </w:tcPr>
          <w:p w14:paraId="011F188B" w14:textId="77777777" w:rsidR="00DF5C4B" w:rsidRDefault="00DF5C4B" w:rsidP="00861779">
            <w:pPr>
              <w:bidi/>
              <w:rPr>
                <w:rFonts w:cs="2  Nazanin"/>
                <w:b/>
                <w:bCs/>
                <w:sz w:val="28"/>
                <w:szCs w:val="28"/>
                <w:rtl/>
              </w:rPr>
            </w:pPr>
            <w:r w:rsidRPr="0094166E">
              <w:rPr>
                <w:rFonts w:ascii="Calibri" w:hAnsi="Calibri" w:cs="Calibri" w:hint="cs"/>
                <w:sz w:val="24"/>
                <w:szCs w:val="24"/>
                <w:rtl/>
              </w:rPr>
              <w:t>β</w:t>
            </w:r>
          </w:p>
        </w:tc>
        <w:tc>
          <w:tcPr>
            <w:tcW w:w="3441" w:type="pct"/>
          </w:tcPr>
          <w:p w14:paraId="20FD2B72" w14:textId="77777777" w:rsidR="00DF5C4B" w:rsidRPr="00522791" w:rsidRDefault="00DF5C4B" w:rsidP="00DF5C4B">
            <w:pPr>
              <w:bidi/>
              <w:jc w:val="right"/>
              <w:rPr>
                <w:rFonts w:cs="B Nazanin"/>
                <w:sz w:val="24"/>
                <w:szCs w:val="24"/>
                <w:rtl/>
              </w:rPr>
            </w:pPr>
            <w:r w:rsidRPr="00522791">
              <w:rPr>
                <w:rFonts w:cs="B Nazanin" w:hint="cs"/>
                <w:sz w:val="24"/>
                <w:szCs w:val="24"/>
                <w:rtl/>
              </w:rPr>
              <w:t>زاویه خم</w:t>
            </w:r>
          </w:p>
        </w:tc>
      </w:tr>
      <w:tr w:rsidR="00DF5C4B" w14:paraId="4E84B30F" w14:textId="77777777" w:rsidTr="00DF5C4B">
        <w:tc>
          <w:tcPr>
            <w:tcW w:w="1559" w:type="pct"/>
          </w:tcPr>
          <w:p w14:paraId="455051D6" w14:textId="77777777" w:rsidR="00DF5C4B" w:rsidRDefault="00DF5C4B" w:rsidP="00861779">
            <w:pPr>
              <w:bidi/>
              <w:rPr>
                <w:rFonts w:cs="2  Nazanin"/>
                <w:b/>
                <w:bCs/>
                <w:sz w:val="28"/>
                <w:szCs w:val="28"/>
                <w:rtl/>
              </w:rPr>
            </w:pPr>
            <w:r w:rsidRPr="0094166E">
              <w:rPr>
                <w:rFonts w:ascii="Calibri" w:hAnsi="Calibri" w:cs="Calibri" w:hint="cs"/>
                <w:sz w:val="24"/>
                <w:szCs w:val="24"/>
                <w:rtl/>
              </w:rPr>
              <w:t>Ω</w:t>
            </w:r>
          </w:p>
        </w:tc>
        <w:tc>
          <w:tcPr>
            <w:tcW w:w="3441" w:type="pct"/>
          </w:tcPr>
          <w:p w14:paraId="3560680E" w14:textId="77777777" w:rsidR="00DF5C4B" w:rsidRPr="00522791" w:rsidRDefault="00DF5C4B" w:rsidP="00DF5C4B">
            <w:pPr>
              <w:bidi/>
              <w:jc w:val="right"/>
              <w:rPr>
                <w:rFonts w:cs="B Nazanin"/>
                <w:sz w:val="24"/>
                <w:szCs w:val="24"/>
                <w:rtl/>
              </w:rPr>
            </w:pPr>
            <w:r w:rsidRPr="00522791">
              <w:rPr>
                <w:rFonts w:cs="B Nazanin" w:hint="cs"/>
                <w:sz w:val="24"/>
                <w:szCs w:val="24"/>
                <w:rtl/>
              </w:rPr>
              <w:t>ثابت</w:t>
            </w:r>
          </w:p>
        </w:tc>
      </w:tr>
      <w:tr w:rsidR="00DF5C4B" w14:paraId="63D824F0" w14:textId="77777777" w:rsidTr="00DF5C4B">
        <w:tc>
          <w:tcPr>
            <w:tcW w:w="1559" w:type="pct"/>
          </w:tcPr>
          <w:p w14:paraId="53D61559" w14:textId="77777777" w:rsidR="00DF5C4B" w:rsidRDefault="00DF5C4B" w:rsidP="00861779">
            <w:pPr>
              <w:bidi/>
              <w:rPr>
                <w:rFonts w:cs="2  Nazanin"/>
                <w:b/>
                <w:bCs/>
                <w:sz w:val="28"/>
                <w:szCs w:val="28"/>
                <w:rtl/>
              </w:rPr>
            </w:pPr>
            <w:r w:rsidRPr="0094166E">
              <w:rPr>
                <w:rFonts w:ascii="Calibri" w:hAnsi="Calibri" w:cs="Calibri" w:hint="cs"/>
                <w:sz w:val="24"/>
                <w:szCs w:val="24"/>
                <w:rtl/>
              </w:rPr>
              <w:t>∑</w:t>
            </w:r>
          </w:p>
        </w:tc>
        <w:tc>
          <w:tcPr>
            <w:tcW w:w="3441" w:type="pct"/>
          </w:tcPr>
          <w:p w14:paraId="56FDDB6F" w14:textId="77777777" w:rsidR="00DF5C4B" w:rsidRDefault="00DF5C4B" w:rsidP="00DF5C4B">
            <w:pPr>
              <w:bidi/>
              <w:jc w:val="right"/>
              <w:rPr>
                <w:rFonts w:cs="2  Nazanin"/>
                <w:b/>
                <w:bCs/>
                <w:sz w:val="28"/>
                <w:szCs w:val="28"/>
                <w:rtl/>
              </w:rPr>
            </w:pPr>
            <w:r w:rsidRPr="00522791">
              <w:rPr>
                <w:rFonts w:cs="B Nazanin" w:hint="cs"/>
                <w:sz w:val="24"/>
                <w:szCs w:val="24"/>
                <w:rtl/>
              </w:rPr>
              <w:t>مجموع</w:t>
            </w:r>
          </w:p>
        </w:tc>
      </w:tr>
      <w:tr w:rsidR="00DF5C4B" w14:paraId="2C480940" w14:textId="77777777" w:rsidTr="00DF5C4B">
        <w:tc>
          <w:tcPr>
            <w:tcW w:w="1559" w:type="pct"/>
          </w:tcPr>
          <w:p w14:paraId="760DEF70" w14:textId="77777777" w:rsidR="00DF5C4B" w:rsidRDefault="00DF5C4B" w:rsidP="00861779">
            <w:pPr>
              <w:bidi/>
              <w:rPr>
                <w:rFonts w:cs="2  Nazanin"/>
                <w:b/>
                <w:bCs/>
                <w:sz w:val="28"/>
                <w:szCs w:val="28"/>
                <w:rtl/>
              </w:rPr>
            </w:pPr>
            <w:r w:rsidRPr="0094166E">
              <w:rPr>
                <w:rFonts w:ascii="Calibri" w:hAnsi="Calibri" w:cs="Calibri" w:hint="cs"/>
                <w:sz w:val="24"/>
                <w:szCs w:val="24"/>
                <w:rtl/>
              </w:rPr>
              <w:t>µ</w:t>
            </w:r>
          </w:p>
        </w:tc>
        <w:tc>
          <w:tcPr>
            <w:tcW w:w="3441" w:type="pct"/>
          </w:tcPr>
          <w:p w14:paraId="0FA79D3E" w14:textId="77777777" w:rsidR="00DF5C4B" w:rsidRPr="00522791" w:rsidRDefault="00DF5C4B" w:rsidP="00DF5C4B">
            <w:pPr>
              <w:bidi/>
              <w:jc w:val="right"/>
              <w:rPr>
                <w:rFonts w:cs="B Nazanin"/>
                <w:sz w:val="24"/>
                <w:szCs w:val="24"/>
                <w:rtl/>
              </w:rPr>
            </w:pPr>
            <w:r w:rsidRPr="00522791">
              <w:rPr>
                <w:rFonts w:cs="B Nazanin" w:hint="cs"/>
                <w:sz w:val="24"/>
                <w:szCs w:val="24"/>
                <w:rtl/>
              </w:rPr>
              <w:t>ضریب اصطکاک</w:t>
            </w:r>
          </w:p>
        </w:tc>
      </w:tr>
      <w:tr w:rsidR="00DF5C4B" w14:paraId="20FEC4AF" w14:textId="77777777" w:rsidTr="00DF5C4B">
        <w:tc>
          <w:tcPr>
            <w:tcW w:w="1559" w:type="pct"/>
          </w:tcPr>
          <w:p w14:paraId="629798CA" w14:textId="77777777" w:rsidR="00DF5C4B" w:rsidRDefault="00DF5C4B" w:rsidP="00861779">
            <w:pPr>
              <w:bidi/>
              <w:rPr>
                <w:rFonts w:cs="2  Nazanin"/>
                <w:b/>
                <w:bCs/>
                <w:sz w:val="28"/>
                <w:szCs w:val="28"/>
                <w:rtl/>
              </w:rPr>
            </w:pPr>
            <w:r w:rsidRPr="0094166E">
              <w:rPr>
                <w:rFonts w:ascii="Calibri" w:hAnsi="Calibri" w:cs="Calibri" w:hint="cs"/>
                <w:sz w:val="24"/>
                <w:szCs w:val="24"/>
                <w:rtl/>
              </w:rPr>
              <w:t>π</w:t>
            </w:r>
          </w:p>
        </w:tc>
        <w:tc>
          <w:tcPr>
            <w:tcW w:w="3441" w:type="pct"/>
          </w:tcPr>
          <w:p w14:paraId="6CCD7497" w14:textId="77777777" w:rsidR="00DF5C4B" w:rsidRPr="00522791" w:rsidRDefault="00DF5C4B" w:rsidP="00DF5C4B">
            <w:pPr>
              <w:bidi/>
              <w:jc w:val="right"/>
              <w:rPr>
                <w:rFonts w:cs="B Nazanin"/>
                <w:sz w:val="24"/>
                <w:szCs w:val="24"/>
                <w:rtl/>
              </w:rPr>
            </w:pPr>
            <w:r w:rsidRPr="00522791">
              <w:rPr>
                <w:rFonts w:cs="B Nazanin" w:hint="cs"/>
                <w:sz w:val="24"/>
                <w:szCs w:val="24"/>
                <w:rtl/>
              </w:rPr>
              <w:t>عدد پی</w:t>
            </w:r>
          </w:p>
        </w:tc>
      </w:tr>
      <w:tr w:rsidR="00DF5C4B" w14:paraId="70870FA8" w14:textId="77777777" w:rsidTr="00DF5C4B">
        <w:tc>
          <w:tcPr>
            <w:tcW w:w="1559" w:type="pct"/>
          </w:tcPr>
          <w:p w14:paraId="68CC42EA" w14:textId="77777777" w:rsidR="00DF5C4B" w:rsidRDefault="00DF5C4B" w:rsidP="00861779">
            <w:pPr>
              <w:bidi/>
              <w:rPr>
                <w:rFonts w:cs="2  Nazanin"/>
                <w:b/>
                <w:bCs/>
                <w:sz w:val="28"/>
                <w:szCs w:val="28"/>
                <w:rtl/>
              </w:rPr>
            </w:pPr>
            <w:r w:rsidRPr="0094166E">
              <w:rPr>
                <w:rFonts w:ascii="Calibri" w:hAnsi="Calibri" w:cs="Calibri" w:hint="cs"/>
                <w:sz w:val="24"/>
                <w:szCs w:val="24"/>
                <w:rtl/>
              </w:rPr>
              <w:t>∞</w:t>
            </w:r>
          </w:p>
        </w:tc>
        <w:tc>
          <w:tcPr>
            <w:tcW w:w="3441" w:type="pct"/>
          </w:tcPr>
          <w:p w14:paraId="7F3006F0" w14:textId="77777777" w:rsidR="00DF5C4B" w:rsidRDefault="00DF5C4B" w:rsidP="00DF5C4B">
            <w:pPr>
              <w:bidi/>
              <w:jc w:val="right"/>
              <w:rPr>
                <w:rFonts w:cs="2  Nazanin"/>
                <w:b/>
                <w:bCs/>
                <w:sz w:val="28"/>
                <w:szCs w:val="28"/>
                <w:rtl/>
              </w:rPr>
            </w:pPr>
            <w:r w:rsidRPr="00522791">
              <w:rPr>
                <w:rFonts w:cs="B Nazanin" w:hint="cs"/>
                <w:sz w:val="24"/>
                <w:szCs w:val="24"/>
                <w:rtl/>
              </w:rPr>
              <w:t>بی‌نهایت</w:t>
            </w:r>
          </w:p>
        </w:tc>
      </w:tr>
      <w:tr w:rsidR="00DF5C4B" w14:paraId="51498583" w14:textId="77777777" w:rsidTr="00DF5C4B">
        <w:tc>
          <w:tcPr>
            <w:tcW w:w="1559" w:type="pct"/>
          </w:tcPr>
          <w:p w14:paraId="0870A495" w14:textId="77777777" w:rsidR="00DF5C4B" w:rsidRDefault="00DF5C4B" w:rsidP="00861779">
            <w:pPr>
              <w:bidi/>
              <w:rPr>
                <w:rFonts w:cs="2  Nazanin"/>
                <w:b/>
                <w:bCs/>
                <w:sz w:val="28"/>
                <w:szCs w:val="28"/>
                <w:rtl/>
              </w:rPr>
            </w:pPr>
            <w:r w:rsidRPr="0094166E">
              <w:rPr>
                <w:rFonts w:ascii="Calibri" w:hAnsi="Calibri" w:cs="Calibri" w:hint="cs"/>
                <w:sz w:val="24"/>
                <w:szCs w:val="24"/>
                <w:rtl/>
              </w:rPr>
              <w:t>α</w:t>
            </w:r>
          </w:p>
        </w:tc>
        <w:tc>
          <w:tcPr>
            <w:tcW w:w="3441" w:type="pct"/>
          </w:tcPr>
          <w:p w14:paraId="6466A80A" w14:textId="77777777" w:rsidR="00DF5C4B" w:rsidRPr="00522791" w:rsidRDefault="00DF5C4B" w:rsidP="00DF5C4B">
            <w:pPr>
              <w:bidi/>
              <w:jc w:val="right"/>
              <w:rPr>
                <w:rFonts w:cs="B Nazanin"/>
                <w:sz w:val="24"/>
                <w:szCs w:val="24"/>
                <w:rtl/>
              </w:rPr>
            </w:pPr>
            <w:r w:rsidRPr="00522791">
              <w:rPr>
                <w:rFonts w:cs="B Nazanin" w:hint="cs"/>
                <w:sz w:val="24"/>
                <w:szCs w:val="24"/>
                <w:rtl/>
              </w:rPr>
              <w:t>زاویه تحریک</w:t>
            </w:r>
          </w:p>
        </w:tc>
      </w:tr>
    </w:tbl>
    <w:p w14:paraId="03D2305A" w14:textId="217E9FD2" w:rsidR="00DF5C4B" w:rsidRDefault="00DF5C4B" w:rsidP="00DF5C4B">
      <w:pPr>
        <w:pStyle w:val="NormalWeb"/>
        <w:bidi/>
        <w:spacing w:before="0" w:beforeAutospacing="0" w:after="0" w:afterAutospacing="0"/>
        <w:jc w:val="both"/>
        <w:rPr>
          <w:rFonts w:asciiTheme="majorHAnsi" w:hAnsiTheme="majorHAnsi" w:cs="B Nazanin"/>
          <w:rtl/>
          <w:lang w:bidi="fa-IR"/>
        </w:rPr>
      </w:pPr>
    </w:p>
    <w:p w14:paraId="730F13BB" w14:textId="77777777" w:rsidR="00FD65A0" w:rsidRPr="00FD65A0" w:rsidRDefault="00FD65A0" w:rsidP="00FD65A0">
      <w:pPr>
        <w:pStyle w:val="NormalWeb"/>
        <w:bidi/>
        <w:spacing w:before="0" w:beforeAutospacing="0" w:after="0" w:afterAutospacing="0"/>
        <w:jc w:val="both"/>
        <w:rPr>
          <w:rFonts w:asciiTheme="majorHAnsi" w:hAnsiTheme="majorHAnsi" w:cs="B Nazanin"/>
          <w:rtl/>
          <w:lang w:bidi="fa-IR"/>
        </w:rPr>
      </w:pPr>
      <w:r w:rsidRPr="00FD65A0">
        <w:rPr>
          <w:rFonts w:asciiTheme="majorHAnsi" w:hAnsiTheme="majorHAnsi" w:cs="B Nazanin"/>
          <w:rtl/>
          <w:lang w:bidi="fa-IR"/>
        </w:rPr>
        <w:t>موضوعات مرتبط با متن مقاله که در يکی از گروه</w:t>
      </w:r>
      <w:r w:rsidRPr="00FD65A0">
        <w:rPr>
          <w:rFonts w:asciiTheme="majorHAnsi" w:hAnsiTheme="majorHAnsi" w:cs="B Nazanin"/>
          <w:rtl/>
          <w:lang w:bidi="fa-IR"/>
        </w:rPr>
        <w:softHyphen/>
        <w:t>های زير قرار می‏‌گيرند، باید در بخش ضمائم آورده شوند:</w:t>
      </w:r>
    </w:p>
    <w:p w14:paraId="2474F096" w14:textId="261E7B07" w:rsidR="00FD65A0" w:rsidRPr="00FD65A0" w:rsidRDefault="00FD65A0" w:rsidP="00FD65A0">
      <w:pPr>
        <w:pStyle w:val="NormalWeb"/>
        <w:bidi/>
        <w:spacing w:before="0" w:beforeAutospacing="0" w:after="0" w:afterAutospacing="0"/>
        <w:jc w:val="both"/>
        <w:rPr>
          <w:rFonts w:asciiTheme="majorHAnsi" w:hAnsiTheme="majorHAnsi" w:cs="B Nazanin"/>
          <w:lang w:bidi="fa-IR"/>
        </w:rPr>
      </w:pPr>
      <w:r w:rsidRPr="00FD65A0">
        <w:rPr>
          <w:rFonts w:asciiTheme="majorHAnsi" w:hAnsiTheme="majorHAnsi" w:cs="B Nazanin"/>
          <w:rtl/>
          <w:lang w:bidi="fa-IR"/>
        </w:rPr>
        <w:t>-</w:t>
      </w:r>
      <w:r w:rsidR="00A94294">
        <w:rPr>
          <w:rFonts w:asciiTheme="majorHAnsi" w:hAnsiTheme="majorHAnsi" w:cs="B Nazanin" w:hint="cs"/>
          <w:rtl/>
          <w:lang w:bidi="fa-IR"/>
        </w:rPr>
        <w:t xml:space="preserve"> </w:t>
      </w:r>
      <w:r w:rsidRPr="00FD65A0">
        <w:rPr>
          <w:rFonts w:asciiTheme="majorHAnsi" w:hAnsiTheme="majorHAnsi" w:cs="B Nazanin"/>
          <w:rtl/>
          <w:lang w:bidi="fa-IR"/>
        </w:rPr>
        <w:t xml:space="preserve"> اثبات قضایا،</w:t>
      </w:r>
    </w:p>
    <w:p w14:paraId="353E6383" w14:textId="77777777" w:rsidR="00FD65A0" w:rsidRPr="00FD65A0" w:rsidRDefault="00FD65A0" w:rsidP="00FD65A0">
      <w:pPr>
        <w:pStyle w:val="NormalWeb"/>
        <w:bidi/>
        <w:spacing w:before="0" w:beforeAutospacing="0" w:after="0" w:afterAutospacing="0"/>
        <w:jc w:val="both"/>
        <w:rPr>
          <w:rFonts w:asciiTheme="majorHAnsi" w:hAnsiTheme="majorHAnsi" w:cs="B Nazanin"/>
          <w:rtl/>
          <w:lang w:bidi="fa-IR"/>
        </w:rPr>
      </w:pPr>
      <w:r w:rsidRPr="00FD65A0">
        <w:rPr>
          <w:rFonts w:asciiTheme="majorHAnsi" w:hAnsiTheme="majorHAnsi" w:cs="B Nazanin"/>
          <w:rtl/>
          <w:lang w:bidi="fa-IR"/>
        </w:rPr>
        <w:t>- روابط و فرمول</w:t>
      </w:r>
      <w:r w:rsidRPr="00FD65A0">
        <w:rPr>
          <w:rFonts w:asciiTheme="majorHAnsi" w:hAnsiTheme="majorHAnsi" w:cs="B Nazanin"/>
          <w:rtl/>
          <w:lang w:bidi="fa-IR"/>
        </w:rPr>
        <w:softHyphen/>
        <w:t xml:space="preserve">های طولانی، </w:t>
      </w:r>
    </w:p>
    <w:p w14:paraId="357C7B32" w14:textId="77777777" w:rsidR="00FD65A0" w:rsidRPr="00FD65A0" w:rsidRDefault="00FD65A0" w:rsidP="00FD65A0">
      <w:pPr>
        <w:pStyle w:val="NormalWeb"/>
        <w:bidi/>
        <w:spacing w:before="0" w:beforeAutospacing="0" w:after="0" w:afterAutospacing="0"/>
        <w:jc w:val="both"/>
        <w:rPr>
          <w:rFonts w:asciiTheme="majorHAnsi" w:hAnsiTheme="majorHAnsi" w:cs="B Nazanin"/>
          <w:lang w:bidi="fa-IR"/>
        </w:rPr>
      </w:pPr>
      <w:r w:rsidRPr="00FD65A0">
        <w:rPr>
          <w:rFonts w:asciiTheme="majorHAnsi" w:hAnsiTheme="majorHAnsi" w:cs="B Nazanin"/>
          <w:rtl/>
          <w:lang w:bidi="fa-IR"/>
        </w:rPr>
        <w:t>- داده و اطلاعات نمونه</w:t>
      </w:r>
      <w:r w:rsidRPr="00FD65A0">
        <w:rPr>
          <w:rFonts w:asciiTheme="majorHAnsi" w:hAnsiTheme="majorHAnsi" w:cs="B Nazanin"/>
          <w:rtl/>
          <w:lang w:bidi="fa-IR"/>
        </w:rPr>
        <w:softHyphen/>
        <w:t>(ها)ی مورد مطالعه (</w:t>
      </w:r>
      <w:r w:rsidRPr="00FD65A0">
        <w:rPr>
          <w:rFonts w:ascii="Crimson Pro" w:eastAsiaTheme="minorHAnsi" w:hAnsi="Crimson Pro" w:cs="B Nazanin"/>
          <w:bCs/>
          <w:sz w:val="20"/>
          <w:szCs w:val="20"/>
        </w:rPr>
        <w:t>Case Study</w:t>
      </w:r>
      <w:r w:rsidRPr="00FD65A0">
        <w:rPr>
          <w:rFonts w:asciiTheme="majorHAnsi" w:hAnsiTheme="majorHAnsi" w:cs="B Nazanin"/>
          <w:rtl/>
          <w:lang w:bidi="fa-IR"/>
        </w:rPr>
        <w:t>) چنانچه طولانی باشند،</w:t>
      </w:r>
    </w:p>
    <w:p w14:paraId="038F0881" w14:textId="77777777" w:rsidR="00FD65A0" w:rsidRPr="00FD65A0" w:rsidRDefault="00FD65A0" w:rsidP="00FD65A0">
      <w:pPr>
        <w:pStyle w:val="NormalWeb"/>
        <w:bidi/>
        <w:spacing w:before="0" w:beforeAutospacing="0" w:after="0" w:afterAutospacing="0"/>
        <w:jc w:val="both"/>
        <w:rPr>
          <w:rFonts w:asciiTheme="majorHAnsi" w:hAnsiTheme="majorHAnsi" w:cs="B Nazanin"/>
          <w:rtl/>
          <w:lang w:bidi="fa-IR"/>
        </w:rPr>
      </w:pPr>
      <w:r w:rsidRPr="00FD65A0">
        <w:rPr>
          <w:rFonts w:asciiTheme="majorHAnsi" w:hAnsiTheme="majorHAnsi" w:cs="B Nazanin"/>
          <w:rtl/>
          <w:lang w:bidi="fa-IR"/>
        </w:rPr>
        <w:t>- نتايج کارهای ديگران چنانچه نياز به تفصيل باشد،</w:t>
      </w:r>
    </w:p>
    <w:p w14:paraId="11C5F9DB" w14:textId="21460073" w:rsidR="00FD65A0" w:rsidRDefault="00FD65A0" w:rsidP="00FD65A0">
      <w:pPr>
        <w:pStyle w:val="NormalWeb"/>
        <w:bidi/>
        <w:spacing w:before="0" w:beforeAutospacing="0" w:after="0" w:afterAutospacing="0"/>
        <w:jc w:val="both"/>
        <w:rPr>
          <w:rFonts w:asciiTheme="majorHAnsi" w:hAnsiTheme="majorHAnsi" w:cs="B Nazanin"/>
          <w:rtl/>
          <w:lang w:bidi="fa-IR"/>
        </w:rPr>
      </w:pPr>
      <w:r w:rsidRPr="00FD65A0">
        <w:rPr>
          <w:rFonts w:asciiTheme="majorHAnsi" w:hAnsiTheme="majorHAnsi" w:cs="B Nazanin"/>
          <w:rtl/>
          <w:lang w:bidi="fa-IR"/>
        </w:rPr>
        <w:t>- مجموعه تعاريف متغيرها و پارامترها (فهرست علائم)، چنانچه طولانی بوده و در متن به انجام نرسيده باشد</w:t>
      </w:r>
      <w:r w:rsidRPr="00FD65A0">
        <w:rPr>
          <w:rFonts w:asciiTheme="majorHAnsi" w:hAnsiTheme="majorHAnsi" w:cs="B Nazanin"/>
          <w:lang w:bidi="fa-IR"/>
        </w:rPr>
        <w:t>.</w:t>
      </w:r>
    </w:p>
    <w:p w14:paraId="591FE8A1" w14:textId="1DA83839" w:rsidR="00A54FC0" w:rsidRPr="000622D9" w:rsidRDefault="00FD65A0" w:rsidP="000622D9">
      <w:pPr>
        <w:pStyle w:val="NormalWeb"/>
        <w:bidi/>
        <w:spacing w:before="0" w:beforeAutospacing="0" w:after="0" w:afterAutospacing="0"/>
        <w:jc w:val="both"/>
        <w:rPr>
          <w:rFonts w:asciiTheme="majorHAnsi" w:hAnsiTheme="majorHAnsi" w:cs="B Nazanin"/>
          <w:rtl/>
          <w:lang w:bidi="fa-IR"/>
        </w:rPr>
      </w:pPr>
      <w:r w:rsidRPr="00FD65A0">
        <w:rPr>
          <w:rFonts w:asciiTheme="majorHAnsi" w:hAnsiTheme="majorHAnsi" w:cs="B Nazanin"/>
          <w:rtl/>
          <w:lang w:bidi="fa-IR"/>
        </w:rPr>
        <w:t>در اینجا نمونه‌</w:t>
      </w:r>
      <w:r w:rsidRPr="00FD65A0">
        <w:rPr>
          <w:rFonts w:asciiTheme="majorHAnsi" w:hAnsiTheme="majorHAnsi" w:cs="B Nazanin"/>
          <w:rtl/>
          <w:lang w:bidi="fa-IR"/>
        </w:rPr>
        <w:softHyphen/>
        <w:t xml:space="preserve">هایی از مراجع مربوط به مقالات (کنگره ها و مجلات) و کتب (کتابهای کامل و </w:t>
      </w:r>
      <w:r w:rsidRPr="00FD65A0">
        <w:rPr>
          <w:rFonts w:ascii="Crimson Pro" w:eastAsiaTheme="minorHAnsi" w:hAnsi="Crimson Pro" w:cs="B Nazanin"/>
          <w:bCs/>
          <w:sz w:val="20"/>
          <w:szCs w:val="20"/>
        </w:rPr>
        <w:t>book chapter</w:t>
      </w:r>
      <w:r w:rsidRPr="00FD65A0">
        <w:rPr>
          <w:rFonts w:asciiTheme="majorHAnsi" w:hAnsiTheme="majorHAnsi" w:cs="B Nazanin"/>
          <w:rtl/>
          <w:lang w:bidi="fa-IR"/>
        </w:rPr>
        <w:t>) آمده است. شایان ذکر است که اسم مجلات بایستی بصورت مخفف (</w:t>
      </w:r>
      <w:r w:rsidRPr="00FD65A0">
        <w:rPr>
          <w:rFonts w:ascii="Crimson Pro" w:eastAsiaTheme="minorHAnsi" w:hAnsi="Crimson Pro" w:cs="B Nazanin"/>
          <w:bCs/>
          <w:sz w:val="20"/>
          <w:szCs w:val="20"/>
        </w:rPr>
        <w:t>Abbreviation</w:t>
      </w:r>
      <w:r w:rsidRPr="00FD65A0">
        <w:rPr>
          <w:rFonts w:asciiTheme="majorHAnsi" w:hAnsiTheme="majorHAnsi" w:cs="B Nazanin"/>
          <w:rtl/>
          <w:lang w:bidi="fa-IR"/>
        </w:rPr>
        <w:t xml:space="preserve">) ارائه شود. همچنین بایستی بین مراجع به اندازه </w:t>
      </w:r>
      <w:r w:rsidRPr="00FD65A0">
        <w:rPr>
          <w:rFonts w:ascii="Crimson Pro" w:eastAsiaTheme="minorHAnsi" w:hAnsi="Crimson Pro" w:cs="B Nazanin"/>
          <w:bCs/>
          <w:sz w:val="20"/>
          <w:szCs w:val="20"/>
        </w:rPr>
        <w:t>3pt</w:t>
      </w:r>
      <w:r w:rsidRPr="00FD65A0">
        <w:rPr>
          <w:rFonts w:asciiTheme="majorHAnsi" w:hAnsiTheme="majorHAnsi" w:cs="B Nazanin"/>
          <w:rtl/>
          <w:lang w:bidi="fa-IR"/>
        </w:rPr>
        <w:t xml:space="preserve"> فاصله در نظر گرفته شود. درمورد کتاب</w:t>
      </w:r>
      <w:r w:rsidRPr="00FD65A0">
        <w:rPr>
          <w:rFonts w:asciiTheme="majorHAnsi" w:hAnsiTheme="majorHAnsi" w:cs="B Nazanin" w:hint="cs"/>
          <w:rtl/>
          <w:lang w:bidi="fa-IR"/>
        </w:rPr>
        <w:softHyphen/>
      </w:r>
      <w:r w:rsidRPr="00FD65A0">
        <w:rPr>
          <w:rFonts w:asciiTheme="majorHAnsi" w:hAnsiTheme="majorHAnsi" w:cs="B Nazanin"/>
          <w:rtl/>
          <w:lang w:bidi="fa-IR"/>
        </w:rPr>
        <w:t>های ترجمه شده، ذکر نام مترجم/مترجمان الزامی است</w:t>
      </w:r>
      <w:r>
        <w:rPr>
          <w:rFonts w:asciiTheme="majorHAnsi" w:hAnsiTheme="majorHAnsi" w:cs="B Nazanin" w:hint="cs"/>
          <w:rtl/>
          <w:lang w:bidi="fa-IR"/>
        </w:rPr>
        <w:t>.</w:t>
      </w:r>
    </w:p>
    <w:p w14:paraId="6591C4A2" w14:textId="47FFFDE6" w:rsidR="00075394" w:rsidRPr="00FD65A0" w:rsidRDefault="00A576FC" w:rsidP="00A54FC0">
      <w:pPr>
        <w:pStyle w:val="NormalWeb"/>
        <w:bidi/>
        <w:spacing w:before="240" w:beforeAutospacing="0" w:after="120" w:afterAutospacing="0"/>
        <w:jc w:val="both"/>
        <w:rPr>
          <w:rFonts w:asciiTheme="majorHAnsi" w:eastAsiaTheme="minorHAnsi" w:hAnsiTheme="majorHAnsi" w:cs="B Nazanin"/>
          <w:b/>
          <w:bCs/>
          <w:sz w:val="28"/>
          <w:szCs w:val="28"/>
          <w:rtl/>
          <w:lang w:bidi="fa-IR"/>
        </w:rPr>
      </w:pPr>
      <w:r>
        <w:rPr>
          <w:rFonts w:asciiTheme="majorHAnsi" w:eastAsiaTheme="minorHAnsi" w:hAnsiTheme="majorHAnsi" w:cs="B Nazanin" w:hint="cs"/>
          <w:b/>
          <w:bCs/>
          <w:sz w:val="28"/>
          <w:szCs w:val="28"/>
          <w:rtl/>
          <w:lang w:bidi="fa-IR"/>
        </w:rPr>
        <w:t>6</w:t>
      </w:r>
      <w:r w:rsidR="00FD65A0">
        <w:rPr>
          <w:rFonts w:asciiTheme="majorHAnsi" w:eastAsiaTheme="minorHAnsi" w:hAnsiTheme="majorHAnsi" w:cs="B Nazanin" w:hint="cs"/>
          <w:b/>
          <w:bCs/>
          <w:sz w:val="28"/>
          <w:szCs w:val="28"/>
          <w:rtl/>
          <w:lang w:bidi="fa-IR"/>
        </w:rPr>
        <w:t xml:space="preserve">- </w:t>
      </w:r>
      <w:r w:rsidR="00075394" w:rsidRPr="00FD65A0">
        <w:rPr>
          <w:rFonts w:asciiTheme="majorHAnsi" w:eastAsiaTheme="minorHAnsi" w:hAnsiTheme="majorHAnsi" w:cs="B Nazanin" w:hint="cs"/>
          <w:b/>
          <w:bCs/>
          <w:sz w:val="28"/>
          <w:szCs w:val="28"/>
          <w:rtl/>
          <w:lang w:bidi="fa-IR"/>
        </w:rPr>
        <w:t>فهرست علائم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2966"/>
      </w:tblGrid>
      <w:tr w:rsidR="00075394" w14:paraId="7D7FC7D9" w14:textId="77777777" w:rsidTr="00FB6198">
        <w:tc>
          <w:tcPr>
            <w:tcW w:w="1344" w:type="dxa"/>
          </w:tcPr>
          <w:p w14:paraId="24317A62" w14:textId="77777777" w:rsidR="00075394" w:rsidRPr="0094166E" w:rsidRDefault="00075394" w:rsidP="00FB6198">
            <w:pPr>
              <w:bidi/>
              <w:rPr>
                <w:rFonts w:cs="2  Nazanin"/>
                <w:sz w:val="28"/>
                <w:szCs w:val="28"/>
                <w:rtl/>
              </w:rPr>
            </w:pPr>
            <w:r w:rsidRPr="0094166E">
              <w:rPr>
                <w:rFonts w:ascii="Calibri" w:hAnsi="Calibri" w:cs="Calibri" w:hint="cs"/>
                <w:sz w:val="24"/>
                <w:szCs w:val="24"/>
                <w:rtl/>
              </w:rPr>
              <w:t>σ</w:t>
            </w:r>
          </w:p>
        </w:tc>
        <w:tc>
          <w:tcPr>
            <w:tcW w:w="2966" w:type="dxa"/>
          </w:tcPr>
          <w:p w14:paraId="1930BAED" w14:textId="77777777" w:rsidR="00075394" w:rsidRPr="00522791" w:rsidRDefault="00075394" w:rsidP="00FB6198">
            <w:pPr>
              <w:bidi/>
              <w:rPr>
                <w:rFonts w:cs="B Nazanin"/>
                <w:sz w:val="24"/>
                <w:szCs w:val="24"/>
                <w:rtl/>
              </w:rPr>
            </w:pPr>
            <w:r w:rsidRPr="00522791">
              <w:rPr>
                <w:rFonts w:cs="B Nazanin" w:hint="cs"/>
                <w:sz w:val="24"/>
                <w:szCs w:val="24"/>
                <w:rtl/>
              </w:rPr>
              <w:t>تنش</w:t>
            </w:r>
          </w:p>
        </w:tc>
      </w:tr>
      <w:tr w:rsidR="00075394" w14:paraId="5B77AEAD" w14:textId="77777777" w:rsidTr="00FB6198">
        <w:tc>
          <w:tcPr>
            <w:tcW w:w="1344" w:type="dxa"/>
          </w:tcPr>
          <w:p w14:paraId="2A22C10D" w14:textId="77777777" w:rsidR="00075394" w:rsidRDefault="00075394" w:rsidP="00FB6198">
            <w:pPr>
              <w:bidi/>
              <w:rPr>
                <w:rFonts w:cs="2  Nazanin"/>
                <w:b/>
                <w:bCs/>
                <w:sz w:val="28"/>
                <w:szCs w:val="28"/>
                <w:rtl/>
              </w:rPr>
            </w:pPr>
            <w:r w:rsidRPr="0094166E">
              <w:rPr>
                <w:rFonts w:ascii="Calibri" w:hAnsi="Calibri" w:cs="Calibri" w:hint="cs"/>
                <w:sz w:val="24"/>
                <w:szCs w:val="24"/>
                <w:rtl/>
              </w:rPr>
              <w:t>β</w:t>
            </w:r>
          </w:p>
        </w:tc>
        <w:tc>
          <w:tcPr>
            <w:tcW w:w="2966" w:type="dxa"/>
          </w:tcPr>
          <w:p w14:paraId="1254D4E2" w14:textId="77777777" w:rsidR="00075394" w:rsidRPr="00522791" w:rsidRDefault="00075394" w:rsidP="00FB6198">
            <w:pPr>
              <w:bidi/>
              <w:rPr>
                <w:rFonts w:cs="B Nazanin"/>
                <w:sz w:val="24"/>
                <w:szCs w:val="24"/>
                <w:rtl/>
              </w:rPr>
            </w:pPr>
            <w:r w:rsidRPr="00522791">
              <w:rPr>
                <w:rFonts w:cs="B Nazanin" w:hint="cs"/>
                <w:sz w:val="24"/>
                <w:szCs w:val="24"/>
                <w:rtl/>
              </w:rPr>
              <w:t>زاویه خم</w:t>
            </w:r>
          </w:p>
        </w:tc>
      </w:tr>
      <w:tr w:rsidR="00075394" w14:paraId="1637BB6C" w14:textId="77777777" w:rsidTr="00FB6198">
        <w:tc>
          <w:tcPr>
            <w:tcW w:w="1344" w:type="dxa"/>
          </w:tcPr>
          <w:p w14:paraId="1975151E" w14:textId="77777777" w:rsidR="00075394" w:rsidRDefault="00075394" w:rsidP="00FB6198">
            <w:pPr>
              <w:bidi/>
              <w:rPr>
                <w:rFonts w:cs="2  Nazanin"/>
                <w:b/>
                <w:bCs/>
                <w:sz w:val="28"/>
                <w:szCs w:val="28"/>
                <w:rtl/>
              </w:rPr>
            </w:pPr>
            <w:r w:rsidRPr="0094166E">
              <w:rPr>
                <w:rFonts w:ascii="Calibri" w:hAnsi="Calibri" w:cs="Calibri" w:hint="cs"/>
                <w:sz w:val="24"/>
                <w:szCs w:val="24"/>
                <w:rtl/>
              </w:rPr>
              <w:t>Ω</w:t>
            </w:r>
          </w:p>
        </w:tc>
        <w:tc>
          <w:tcPr>
            <w:tcW w:w="2966" w:type="dxa"/>
          </w:tcPr>
          <w:p w14:paraId="3BB7D373" w14:textId="77777777" w:rsidR="00075394" w:rsidRPr="00522791" w:rsidRDefault="00075394" w:rsidP="00FB6198">
            <w:pPr>
              <w:bidi/>
              <w:rPr>
                <w:rFonts w:cs="B Nazanin"/>
                <w:sz w:val="24"/>
                <w:szCs w:val="24"/>
                <w:rtl/>
              </w:rPr>
            </w:pPr>
            <w:r w:rsidRPr="00522791">
              <w:rPr>
                <w:rFonts w:cs="B Nazanin" w:hint="cs"/>
                <w:sz w:val="24"/>
                <w:szCs w:val="24"/>
                <w:rtl/>
              </w:rPr>
              <w:t>ثابت</w:t>
            </w:r>
          </w:p>
        </w:tc>
      </w:tr>
      <w:tr w:rsidR="00075394" w14:paraId="7A145783" w14:textId="77777777" w:rsidTr="00FB6198">
        <w:tc>
          <w:tcPr>
            <w:tcW w:w="1344" w:type="dxa"/>
          </w:tcPr>
          <w:p w14:paraId="731DCD23" w14:textId="77777777" w:rsidR="00075394" w:rsidRDefault="00075394" w:rsidP="00FB6198">
            <w:pPr>
              <w:bidi/>
              <w:rPr>
                <w:rFonts w:cs="2  Nazanin"/>
                <w:b/>
                <w:bCs/>
                <w:sz w:val="28"/>
                <w:szCs w:val="28"/>
                <w:rtl/>
              </w:rPr>
            </w:pPr>
            <w:r w:rsidRPr="0094166E">
              <w:rPr>
                <w:rFonts w:ascii="Calibri" w:hAnsi="Calibri" w:cs="Calibri" w:hint="cs"/>
                <w:sz w:val="24"/>
                <w:szCs w:val="24"/>
                <w:rtl/>
              </w:rPr>
              <w:t>∑</w:t>
            </w:r>
          </w:p>
        </w:tc>
        <w:tc>
          <w:tcPr>
            <w:tcW w:w="2966" w:type="dxa"/>
          </w:tcPr>
          <w:p w14:paraId="5953ACAD" w14:textId="77777777" w:rsidR="00075394" w:rsidRDefault="00075394" w:rsidP="00FB6198">
            <w:pPr>
              <w:bidi/>
              <w:rPr>
                <w:rFonts w:cs="2  Nazanin"/>
                <w:b/>
                <w:bCs/>
                <w:sz w:val="28"/>
                <w:szCs w:val="28"/>
                <w:rtl/>
              </w:rPr>
            </w:pPr>
            <w:r w:rsidRPr="00522791">
              <w:rPr>
                <w:rFonts w:cs="B Nazanin" w:hint="cs"/>
                <w:sz w:val="24"/>
                <w:szCs w:val="24"/>
                <w:rtl/>
              </w:rPr>
              <w:t>مجموع</w:t>
            </w:r>
          </w:p>
        </w:tc>
      </w:tr>
      <w:tr w:rsidR="00075394" w14:paraId="589B217B" w14:textId="77777777" w:rsidTr="00FB6198">
        <w:tc>
          <w:tcPr>
            <w:tcW w:w="1344" w:type="dxa"/>
          </w:tcPr>
          <w:p w14:paraId="796E47A7" w14:textId="77777777" w:rsidR="00075394" w:rsidRDefault="00075394" w:rsidP="00FB6198">
            <w:pPr>
              <w:bidi/>
              <w:rPr>
                <w:rFonts w:cs="2  Nazanin"/>
                <w:b/>
                <w:bCs/>
                <w:sz w:val="28"/>
                <w:szCs w:val="28"/>
                <w:rtl/>
              </w:rPr>
            </w:pPr>
            <w:r w:rsidRPr="0094166E">
              <w:rPr>
                <w:rFonts w:ascii="Calibri" w:hAnsi="Calibri" w:cs="Calibri" w:hint="cs"/>
                <w:sz w:val="24"/>
                <w:szCs w:val="24"/>
                <w:rtl/>
              </w:rPr>
              <w:t>µ</w:t>
            </w:r>
          </w:p>
        </w:tc>
        <w:tc>
          <w:tcPr>
            <w:tcW w:w="2966" w:type="dxa"/>
          </w:tcPr>
          <w:p w14:paraId="16BFD6AB" w14:textId="77777777" w:rsidR="00075394" w:rsidRPr="00522791" w:rsidRDefault="00075394" w:rsidP="00FB6198">
            <w:pPr>
              <w:bidi/>
              <w:rPr>
                <w:rFonts w:cs="B Nazanin"/>
                <w:sz w:val="24"/>
                <w:szCs w:val="24"/>
                <w:rtl/>
              </w:rPr>
            </w:pPr>
            <w:r w:rsidRPr="00522791">
              <w:rPr>
                <w:rFonts w:cs="B Nazanin" w:hint="cs"/>
                <w:sz w:val="24"/>
                <w:szCs w:val="24"/>
                <w:rtl/>
              </w:rPr>
              <w:t>ضریب اصطکاک</w:t>
            </w:r>
          </w:p>
        </w:tc>
      </w:tr>
      <w:tr w:rsidR="00075394" w14:paraId="1F418694" w14:textId="77777777" w:rsidTr="00FB6198">
        <w:tc>
          <w:tcPr>
            <w:tcW w:w="1344" w:type="dxa"/>
          </w:tcPr>
          <w:p w14:paraId="526050D6" w14:textId="77777777" w:rsidR="00075394" w:rsidRDefault="00075394" w:rsidP="00FB6198">
            <w:pPr>
              <w:bidi/>
              <w:rPr>
                <w:rFonts w:cs="2  Nazanin"/>
                <w:b/>
                <w:bCs/>
                <w:sz w:val="28"/>
                <w:szCs w:val="28"/>
                <w:rtl/>
              </w:rPr>
            </w:pPr>
            <w:r w:rsidRPr="0094166E">
              <w:rPr>
                <w:rFonts w:ascii="Calibri" w:hAnsi="Calibri" w:cs="Calibri" w:hint="cs"/>
                <w:sz w:val="24"/>
                <w:szCs w:val="24"/>
                <w:rtl/>
              </w:rPr>
              <w:t>π</w:t>
            </w:r>
          </w:p>
        </w:tc>
        <w:tc>
          <w:tcPr>
            <w:tcW w:w="2966" w:type="dxa"/>
          </w:tcPr>
          <w:p w14:paraId="540A03D3" w14:textId="77777777" w:rsidR="00075394" w:rsidRPr="00522791" w:rsidRDefault="00075394" w:rsidP="00FB6198">
            <w:pPr>
              <w:bidi/>
              <w:rPr>
                <w:rFonts w:cs="B Nazanin"/>
                <w:sz w:val="24"/>
                <w:szCs w:val="24"/>
                <w:rtl/>
              </w:rPr>
            </w:pPr>
            <w:r w:rsidRPr="00522791">
              <w:rPr>
                <w:rFonts w:cs="B Nazanin" w:hint="cs"/>
                <w:sz w:val="24"/>
                <w:szCs w:val="24"/>
                <w:rtl/>
              </w:rPr>
              <w:t>عدد پی</w:t>
            </w:r>
          </w:p>
        </w:tc>
      </w:tr>
      <w:tr w:rsidR="00075394" w14:paraId="4EF030EE" w14:textId="77777777" w:rsidTr="00FB6198">
        <w:tc>
          <w:tcPr>
            <w:tcW w:w="1344" w:type="dxa"/>
          </w:tcPr>
          <w:p w14:paraId="2FD495D6" w14:textId="77777777" w:rsidR="00075394" w:rsidRDefault="00075394" w:rsidP="00FB6198">
            <w:pPr>
              <w:bidi/>
              <w:rPr>
                <w:rFonts w:cs="2  Nazanin"/>
                <w:b/>
                <w:bCs/>
                <w:sz w:val="28"/>
                <w:szCs w:val="28"/>
                <w:rtl/>
              </w:rPr>
            </w:pPr>
            <w:r w:rsidRPr="0094166E">
              <w:rPr>
                <w:rFonts w:ascii="Calibri" w:hAnsi="Calibri" w:cs="Calibri" w:hint="cs"/>
                <w:sz w:val="24"/>
                <w:szCs w:val="24"/>
                <w:rtl/>
              </w:rPr>
              <w:lastRenderedPageBreak/>
              <w:t>∞</w:t>
            </w:r>
          </w:p>
        </w:tc>
        <w:tc>
          <w:tcPr>
            <w:tcW w:w="2966" w:type="dxa"/>
          </w:tcPr>
          <w:p w14:paraId="098503D1" w14:textId="77777777" w:rsidR="00075394" w:rsidRDefault="00075394" w:rsidP="00FB6198">
            <w:pPr>
              <w:bidi/>
              <w:rPr>
                <w:rFonts w:cs="2  Nazanin"/>
                <w:b/>
                <w:bCs/>
                <w:sz w:val="28"/>
                <w:szCs w:val="28"/>
                <w:rtl/>
              </w:rPr>
            </w:pPr>
            <w:r w:rsidRPr="00522791">
              <w:rPr>
                <w:rFonts w:cs="B Nazanin" w:hint="cs"/>
                <w:sz w:val="24"/>
                <w:szCs w:val="24"/>
                <w:rtl/>
              </w:rPr>
              <w:t>بی‌نهایت</w:t>
            </w:r>
          </w:p>
        </w:tc>
      </w:tr>
      <w:tr w:rsidR="00075394" w14:paraId="3BA1193F" w14:textId="77777777" w:rsidTr="00FB6198">
        <w:tc>
          <w:tcPr>
            <w:tcW w:w="1344" w:type="dxa"/>
          </w:tcPr>
          <w:p w14:paraId="6F9209A7" w14:textId="77777777" w:rsidR="00075394" w:rsidRDefault="00075394" w:rsidP="00FB6198">
            <w:pPr>
              <w:bidi/>
              <w:rPr>
                <w:rFonts w:cs="2  Nazanin"/>
                <w:b/>
                <w:bCs/>
                <w:sz w:val="28"/>
                <w:szCs w:val="28"/>
                <w:rtl/>
              </w:rPr>
            </w:pPr>
            <w:r w:rsidRPr="0094166E">
              <w:rPr>
                <w:rFonts w:ascii="Calibri" w:hAnsi="Calibri" w:cs="Calibri" w:hint="cs"/>
                <w:sz w:val="24"/>
                <w:szCs w:val="24"/>
                <w:rtl/>
              </w:rPr>
              <w:t>α</w:t>
            </w:r>
          </w:p>
        </w:tc>
        <w:tc>
          <w:tcPr>
            <w:tcW w:w="2966" w:type="dxa"/>
          </w:tcPr>
          <w:p w14:paraId="50893AC9" w14:textId="77777777" w:rsidR="00075394" w:rsidRPr="00522791" w:rsidRDefault="00075394" w:rsidP="00FB6198">
            <w:pPr>
              <w:bidi/>
              <w:rPr>
                <w:rFonts w:cs="B Nazanin"/>
                <w:sz w:val="24"/>
                <w:szCs w:val="24"/>
                <w:rtl/>
              </w:rPr>
            </w:pPr>
            <w:r w:rsidRPr="00522791">
              <w:rPr>
                <w:rFonts w:cs="B Nazanin" w:hint="cs"/>
                <w:sz w:val="24"/>
                <w:szCs w:val="24"/>
                <w:rtl/>
              </w:rPr>
              <w:t>زاویه تحریک</w:t>
            </w:r>
          </w:p>
        </w:tc>
      </w:tr>
    </w:tbl>
    <w:p w14:paraId="273DEA9E" w14:textId="4E2A7077" w:rsidR="00075394" w:rsidRDefault="00A576FC" w:rsidP="00FD65A0">
      <w:pPr>
        <w:pStyle w:val="NormalWeb"/>
        <w:bidi/>
        <w:spacing w:before="240" w:beforeAutospacing="0" w:after="120" w:afterAutospacing="0"/>
        <w:jc w:val="both"/>
        <w:rPr>
          <w:rFonts w:asciiTheme="majorHAnsi" w:eastAsiaTheme="minorHAnsi" w:hAnsiTheme="majorHAnsi" w:cs="B Nazanin"/>
          <w:b/>
          <w:bCs/>
          <w:sz w:val="28"/>
          <w:szCs w:val="28"/>
          <w:lang w:bidi="fa-IR"/>
        </w:rPr>
      </w:pPr>
      <w:r>
        <w:rPr>
          <w:rFonts w:asciiTheme="majorHAnsi" w:eastAsiaTheme="minorHAnsi" w:hAnsiTheme="majorHAnsi" w:cs="B Nazanin" w:hint="cs"/>
          <w:b/>
          <w:bCs/>
          <w:sz w:val="28"/>
          <w:szCs w:val="28"/>
          <w:rtl/>
          <w:lang w:bidi="fa-IR"/>
        </w:rPr>
        <w:t>7</w:t>
      </w:r>
      <w:r w:rsidR="00FD65A0">
        <w:rPr>
          <w:rFonts w:asciiTheme="majorHAnsi" w:eastAsiaTheme="minorHAnsi" w:hAnsiTheme="majorHAnsi" w:cs="B Nazanin" w:hint="cs"/>
          <w:b/>
          <w:bCs/>
          <w:sz w:val="28"/>
          <w:szCs w:val="28"/>
          <w:rtl/>
          <w:lang w:bidi="fa-IR"/>
        </w:rPr>
        <w:t xml:space="preserve">- </w:t>
      </w:r>
      <w:r w:rsidR="00075394" w:rsidRPr="00FD65A0">
        <w:rPr>
          <w:rFonts w:asciiTheme="majorHAnsi" w:eastAsiaTheme="minorHAnsi" w:hAnsiTheme="majorHAnsi" w:cs="B Nazanin" w:hint="cs"/>
          <w:b/>
          <w:bCs/>
          <w:sz w:val="28"/>
          <w:szCs w:val="28"/>
          <w:rtl/>
          <w:lang w:bidi="fa-IR"/>
        </w:rPr>
        <w:t>مراجع</w:t>
      </w:r>
    </w:p>
    <w:p w14:paraId="53B8BC22" w14:textId="77777777" w:rsidR="00A94294" w:rsidRPr="00FD65A0" w:rsidRDefault="00A94294" w:rsidP="00A94294">
      <w:pPr>
        <w:pStyle w:val="NormalWeb"/>
        <w:bidi/>
        <w:spacing w:before="0" w:beforeAutospacing="0" w:after="0" w:afterAutospacing="0"/>
        <w:jc w:val="both"/>
        <w:rPr>
          <w:rFonts w:asciiTheme="majorHAnsi" w:hAnsiTheme="majorHAnsi" w:cs="B Nazanin"/>
          <w:rtl/>
          <w:lang w:bidi="fa-IR"/>
        </w:rPr>
      </w:pPr>
      <w:r w:rsidRPr="00FD65A0">
        <w:rPr>
          <w:rFonts w:asciiTheme="majorHAnsi" w:hAnsiTheme="majorHAnsi" w:cs="B Nazanin"/>
          <w:rtl/>
          <w:lang w:bidi="fa-IR"/>
        </w:rPr>
        <w:t>ترتیب و شماره گذاری مراجع به ترتیب ارجاع به آنها در متن و به نحوی صورت می</w:t>
      </w:r>
      <w:r w:rsidRPr="00FD65A0">
        <w:rPr>
          <w:rFonts w:asciiTheme="majorHAnsi" w:hAnsiTheme="majorHAnsi" w:cs="B Nazanin"/>
          <w:rtl/>
          <w:lang w:bidi="fa-IR"/>
        </w:rPr>
        <w:softHyphen/>
        <w:t xml:space="preserve">گيرد که در انتهای اين نوشتار آمده است. برای ارجاع به مراجع نيز تنها از شماره آن ها در داخل دو قلاب استفاده شود </w:t>
      </w:r>
      <w:r w:rsidRPr="00FD65A0">
        <w:rPr>
          <w:rFonts w:asciiTheme="majorHAnsi" w:hAnsiTheme="majorHAnsi" w:cs="B Nazanin"/>
          <w:lang w:bidi="fa-IR"/>
        </w:rPr>
        <w:t>]</w:t>
      </w:r>
      <w:r w:rsidRPr="00FD65A0">
        <w:rPr>
          <w:rFonts w:asciiTheme="majorHAnsi" w:hAnsiTheme="majorHAnsi" w:cs="B Nazanin"/>
          <w:rtl/>
          <w:lang w:bidi="fa-IR"/>
        </w:rPr>
        <w:t>1</w:t>
      </w:r>
      <w:r w:rsidRPr="00FD65A0">
        <w:rPr>
          <w:rFonts w:asciiTheme="majorHAnsi" w:hAnsiTheme="majorHAnsi" w:cs="B Nazanin"/>
          <w:lang w:bidi="fa-IR"/>
        </w:rPr>
        <w:t>[</w:t>
      </w:r>
      <w:r w:rsidRPr="00FD65A0">
        <w:rPr>
          <w:rFonts w:asciiTheme="majorHAnsi" w:hAnsiTheme="majorHAnsi" w:cs="B Nazanin"/>
          <w:rtl/>
          <w:lang w:bidi="fa-IR"/>
        </w:rPr>
        <w:t xml:space="preserve"> و نيازی به ذکر «مرجع </w:t>
      </w:r>
      <w:r w:rsidRPr="00FD65A0">
        <w:rPr>
          <w:rFonts w:asciiTheme="majorHAnsi" w:hAnsiTheme="majorHAnsi" w:cs="B Nazanin"/>
          <w:lang w:bidi="fa-IR"/>
        </w:rPr>
        <w:t>]</w:t>
      </w:r>
      <w:r w:rsidRPr="00FD65A0">
        <w:rPr>
          <w:rFonts w:asciiTheme="majorHAnsi" w:hAnsiTheme="majorHAnsi" w:cs="B Nazanin"/>
          <w:rtl/>
          <w:lang w:bidi="fa-IR"/>
        </w:rPr>
        <w:t>1</w:t>
      </w:r>
      <w:r w:rsidRPr="00FD65A0">
        <w:rPr>
          <w:rFonts w:asciiTheme="majorHAnsi" w:hAnsiTheme="majorHAnsi" w:cs="B Nazanin"/>
          <w:lang w:bidi="fa-IR"/>
        </w:rPr>
        <w:t>[</w:t>
      </w:r>
      <w:r w:rsidRPr="00FD65A0">
        <w:rPr>
          <w:rFonts w:asciiTheme="majorHAnsi" w:hAnsiTheme="majorHAnsi" w:cs="B Nazanin"/>
          <w:rtl/>
          <w:lang w:bidi="fa-IR"/>
        </w:rPr>
        <w:t>» نيست، مگرآنکه جمله</w:t>
      </w:r>
      <w:r w:rsidRPr="00FD65A0">
        <w:rPr>
          <w:rFonts w:asciiTheme="majorHAnsi" w:hAnsiTheme="majorHAnsi" w:cs="B Nazanin"/>
          <w:rtl/>
          <w:lang w:bidi="fa-IR"/>
        </w:rPr>
        <w:softHyphen/>
        <w:t xml:space="preserve">ای با همين عبارت آغاز شود: «در مرجع </w:t>
      </w:r>
      <w:r w:rsidRPr="00FD65A0">
        <w:rPr>
          <w:rFonts w:asciiTheme="majorHAnsi" w:hAnsiTheme="majorHAnsi" w:cs="B Nazanin"/>
          <w:lang w:bidi="fa-IR"/>
        </w:rPr>
        <w:t>]</w:t>
      </w:r>
      <w:r w:rsidRPr="00FD65A0">
        <w:rPr>
          <w:rFonts w:asciiTheme="majorHAnsi" w:hAnsiTheme="majorHAnsi" w:cs="B Nazanin"/>
          <w:rtl/>
          <w:lang w:bidi="fa-IR"/>
        </w:rPr>
        <w:t>1</w:t>
      </w:r>
      <w:r w:rsidRPr="00FD65A0">
        <w:rPr>
          <w:rFonts w:asciiTheme="majorHAnsi" w:hAnsiTheme="majorHAnsi" w:cs="B Nazanin"/>
          <w:lang w:bidi="fa-IR"/>
        </w:rPr>
        <w:t>[</w:t>
      </w:r>
      <w:r w:rsidRPr="00FD65A0">
        <w:rPr>
          <w:rFonts w:asciiTheme="majorHAnsi" w:hAnsiTheme="majorHAnsi" w:cs="B Nazanin"/>
          <w:rtl/>
          <w:lang w:bidi="fa-IR"/>
        </w:rPr>
        <w:t xml:space="preserve"> ...». برای ارجاع به دو مرجع، بین آنها از "و" و چند مرجع از ویرگول استفاده کنید: </w:t>
      </w:r>
      <w:r w:rsidRPr="00FD65A0">
        <w:rPr>
          <w:rFonts w:asciiTheme="majorHAnsi" w:hAnsiTheme="majorHAnsi" w:cs="B Nazanin"/>
          <w:lang w:bidi="fa-IR"/>
        </w:rPr>
        <w:t>]</w:t>
      </w:r>
      <w:r w:rsidRPr="00FD65A0">
        <w:rPr>
          <w:rFonts w:asciiTheme="majorHAnsi" w:hAnsiTheme="majorHAnsi" w:cs="B Nazanin"/>
          <w:rtl/>
          <w:lang w:bidi="fa-IR"/>
        </w:rPr>
        <w:t>1 و 2</w:t>
      </w:r>
      <w:r w:rsidRPr="00FD65A0">
        <w:rPr>
          <w:rFonts w:asciiTheme="majorHAnsi" w:hAnsiTheme="majorHAnsi" w:cs="B Nazanin"/>
          <w:lang w:bidi="fa-IR"/>
        </w:rPr>
        <w:t>[</w:t>
      </w:r>
      <w:r w:rsidRPr="00FD65A0">
        <w:rPr>
          <w:rFonts w:asciiTheme="majorHAnsi" w:hAnsiTheme="majorHAnsi" w:cs="B Nazanin"/>
          <w:rtl/>
          <w:lang w:bidi="fa-IR"/>
        </w:rPr>
        <w:t xml:space="preserve"> یا </w:t>
      </w:r>
      <w:r w:rsidRPr="00FD65A0">
        <w:rPr>
          <w:rFonts w:asciiTheme="majorHAnsi" w:hAnsiTheme="majorHAnsi" w:cs="B Nazanin"/>
          <w:lang w:bidi="fa-IR"/>
        </w:rPr>
        <w:t>]</w:t>
      </w:r>
      <w:r w:rsidRPr="00FD65A0">
        <w:rPr>
          <w:rFonts w:asciiTheme="majorHAnsi" w:hAnsiTheme="majorHAnsi" w:cs="B Nazanin"/>
          <w:rtl/>
          <w:lang w:bidi="fa-IR"/>
        </w:rPr>
        <w:t>1، 2 و 5</w:t>
      </w:r>
      <w:r w:rsidRPr="00FD65A0">
        <w:rPr>
          <w:rFonts w:asciiTheme="majorHAnsi" w:hAnsiTheme="majorHAnsi" w:cs="B Nazanin"/>
          <w:lang w:bidi="fa-IR"/>
        </w:rPr>
        <w:t>[</w:t>
      </w:r>
      <w:r w:rsidRPr="00FD65A0">
        <w:rPr>
          <w:rFonts w:asciiTheme="majorHAnsi" w:hAnsiTheme="majorHAnsi" w:cs="B Nazanin"/>
          <w:rtl/>
          <w:lang w:bidi="fa-IR"/>
        </w:rPr>
        <w:t xml:space="preserve">. برای اشاره به تعدادی مرجع متوالی، بین شماره اول و آخر از خط فاصله استفاده نمایید: </w:t>
      </w:r>
      <w:r w:rsidRPr="00FD65A0">
        <w:rPr>
          <w:rFonts w:asciiTheme="majorHAnsi" w:hAnsiTheme="majorHAnsi" w:cs="B Nazanin"/>
          <w:lang w:bidi="fa-IR"/>
        </w:rPr>
        <w:t>]</w:t>
      </w:r>
      <w:r w:rsidRPr="00FD65A0">
        <w:rPr>
          <w:rFonts w:asciiTheme="majorHAnsi" w:hAnsiTheme="majorHAnsi" w:cs="B Nazanin"/>
          <w:rtl/>
          <w:lang w:bidi="fa-IR"/>
        </w:rPr>
        <w:t>1-4</w:t>
      </w:r>
      <w:r w:rsidRPr="00FD65A0">
        <w:rPr>
          <w:rFonts w:asciiTheme="majorHAnsi" w:hAnsiTheme="majorHAnsi" w:cs="B Nazanin"/>
          <w:lang w:bidi="fa-IR"/>
        </w:rPr>
        <w:t>[</w:t>
      </w:r>
      <w:r w:rsidRPr="00FD65A0">
        <w:rPr>
          <w:rFonts w:asciiTheme="majorHAnsi" w:hAnsiTheme="majorHAnsi" w:cs="B Nazanin"/>
          <w:rtl/>
          <w:lang w:bidi="fa-IR"/>
        </w:rPr>
        <w:t>. مراجعی که در انتهای جمله می آيند، قبل از نقطه قرار می</w:t>
      </w:r>
      <w:r w:rsidRPr="00FD65A0">
        <w:rPr>
          <w:rFonts w:asciiTheme="majorHAnsi" w:hAnsiTheme="majorHAnsi" w:cs="B Nazanin"/>
          <w:rtl/>
          <w:lang w:bidi="fa-IR"/>
        </w:rPr>
        <w:softHyphen/>
        <w:t>گيرند. مراجع باید</w:t>
      </w:r>
      <w:r>
        <w:rPr>
          <w:rFonts w:asciiTheme="majorHAnsi" w:hAnsiTheme="majorHAnsi" w:cs="B Nazanin" w:hint="cs"/>
          <w:rtl/>
          <w:lang w:bidi="fa-IR"/>
        </w:rPr>
        <w:t xml:space="preserve"> انگلیسی و</w:t>
      </w:r>
      <w:r w:rsidRPr="00FD65A0">
        <w:rPr>
          <w:rFonts w:asciiTheme="majorHAnsi" w:hAnsiTheme="majorHAnsi" w:cs="B Nazanin"/>
          <w:rtl/>
          <w:lang w:bidi="fa-IR"/>
        </w:rPr>
        <w:t xml:space="preserve"> با قلم</w:t>
      </w:r>
      <w:r>
        <w:rPr>
          <w:rFonts w:asciiTheme="majorHAnsi" w:hAnsiTheme="majorHAnsi" w:cs="B Nazanin" w:hint="cs"/>
          <w:rtl/>
          <w:lang w:bidi="fa-IR"/>
        </w:rPr>
        <w:t xml:space="preserve"> </w:t>
      </w:r>
      <w:r w:rsidRPr="00B62701">
        <w:rPr>
          <w:rFonts w:ascii="Crimson Pro" w:eastAsiaTheme="minorHAnsi" w:hAnsi="Crimson Pro" w:cs="B Nazanin"/>
          <w:bCs/>
          <w:sz w:val="20"/>
          <w:szCs w:val="20"/>
        </w:rPr>
        <w:t>Crimson Pro</w:t>
      </w:r>
      <w:r w:rsidRPr="00B62701">
        <w:rPr>
          <w:rFonts w:asciiTheme="majorHAnsi" w:eastAsiaTheme="minorHAnsi" w:hAnsiTheme="majorHAnsi" w:cs="B Nazanin"/>
          <w:sz w:val="28"/>
          <w:szCs w:val="28"/>
        </w:rPr>
        <w:t xml:space="preserve"> </w:t>
      </w:r>
      <w:r>
        <w:rPr>
          <w:rFonts w:ascii="Crimson Pro" w:eastAsiaTheme="minorHAnsi" w:hAnsi="Crimson Pro" w:cs="B Nazanin"/>
          <w:bCs/>
          <w:sz w:val="20"/>
          <w:szCs w:val="20"/>
        </w:rPr>
        <w:t>10</w:t>
      </w:r>
      <w:r w:rsidRPr="00FD65A0">
        <w:rPr>
          <w:rFonts w:asciiTheme="majorHAnsi" w:hAnsiTheme="majorHAnsi" w:cs="B Nazanin"/>
          <w:rtl/>
          <w:lang w:bidi="fa-IR"/>
        </w:rPr>
        <w:t xml:space="preserve"> تایپ شوند.</w:t>
      </w:r>
    </w:p>
    <w:p w14:paraId="51AEE88C" w14:textId="583A3254" w:rsidR="008018F3" w:rsidRDefault="008018F3" w:rsidP="00A94294">
      <w:pPr>
        <w:pStyle w:val="NormalWeb"/>
        <w:bidi/>
        <w:spacing w:before="0" w:beforeAutospacing="0" w:after="0" w:afterAutospacing="0"/>
        <w:jc w:val="both"/>
        <w:rPr>
          <w:rFonts w:asciiTheme="majorHAnsi" w:hAnsiTheme="majorHAnsi" w:cs="B Nazanin"/>
          <w:rtl/>
          <w:lang w:bidi="fa-IR"/>
        </w:rPr>
      </w:pPr>
      <w:r w:rsidRPr="00A94294">
        <w:rPr>
          <w:rFonts w:asciiTheme="majorHAnsi" w:hAnsiTheme="majorHAnsi" w:cs="B Nazanin" w:hint="cs"/>
          <w:highlight w:val="yellow"/>
          <w:rtl/>
          <w:lang w:bidi="fa-IR"/>
        </w:rPr>
        <w:t xml:space="preserve">لطفا بخش مراجع از خروجی نرم افزار </w:t>
      </w:r>
      <w:r w:rsidRPr="00A94294">
        <w:rPr>
          <w:rFonts w:ascii="Crimson Pro" w:eastAsiaTheme="minorHAnsi" w:hAnsi="Crimson Pro" w:cs="B Nazanin"/>
          <w:bCs/>
          <w:sz w:val="20"/>
          <w:szCs w:val="20"/>
          <w:highlight w:val="yellow"/>
        </w:rPr>
        <w:t>EndNote</w:t>
      </w:r>
      <w:r w:rsidRPr="00A94294">
        <w:rPr>
          <w:rFonts w:asciiTheme="majorHAnsi" w:hAnsiTheme="majorHAnsi" w:cs="B Nazanin" w:hint="cs"/>
          <w:highlight w:val="yellow"/>
          <w:rtl/>
          <w:lang w:bidi="fa-IR"/>
        </w:rPr>
        <w:t xml:space="preserve"> موجود در بخش راهنمای نویسندگان  سامانه نشریه نوشته شود.</w:t>
      </w:r>
    </w:p>
    <w:p w14:paraId="697667D7" w14:textId="77777777" w:rsidR="00007886" w:rsidRPr="00A94294" w:rsidRDefault="00007886" w:rsidP="00007886">
      <w:pPr>
        <w:pStyle w:val="NormalWeb"/>
        <w:bidi/>
        <w:spacing w:before="0" w:beforeAutospacing="0" w:after="0" w:afterAutospacing="0"/>
        <w:jc w:val="both"/>
        <w:rPr>
          <w:rFonts w:asciiTheme="majorHAnsi" w:hAnsiTheme="majorHAnsi" w:cs="B Nazanin"/>
          <w:rtl/>
          <w:lang w:bidi="fa-IR"/>
        </w:rPr>
      </w:pPr>
    </w:p>
    <w:p w14:paraId="4A12C717" w14:textId="3FA73E02" w:rsidR="00FD65A0" w:rsidRDefault="00FD65A0" w:rsidP="00007886">
      <w:pPr>
        <w:pStyle w:val="NormalWeb"/>
        <w:spacing w:before="120" w:beforeAutospacing="0" w:after="60" w:afterAutospacing="0"/>
        <w:jc w:val="lowKashida"/>
        <w:rPr>
          <w:rFonts w:ascii="Crimson Pro" w:eastAsiaTheme="minorHAnsi" w:hAnsi="Crimson Pro" w:cs="B Nazanin"/>
          <w:bCs/>
          <w:sz w:val="20"/>
          <w:szCs w:val="20"/>
          <w:rtl/>
        </w:rPr>
      </w:pPr>
      <w:r w:rsidRPr="00FD65A0">
        <w:rPr>
          <w:rFonts w:ascii="Crimson Pro" w:eastAsiaTheme="minorHAnsi" w:hAnsi="Crimson Pro" w:cs="B Nazanin"/>
          <w:bCs/>
          <w:sz w:val="20"/>
          <w:szCs w:val="20"/>
        </w:rPr>
        <w:t xml:space="preserve">[1] Baker AB, </w:t>
      </w:r>
      <w:proofErr w:type="spellStart"/>
      <w:r w:rsidRPr="00FD65A0">
        <w:rPr>
          <w:rFonts w:ascii="Crimson Pro" w:eastAsiaTheme="minorHAnsi" w:hAnsi="Crimson Pro" w:cs="B Nazanin"/>
          <w:bCs/>
          <w:sz w:val="20"/>
          <w:szCs w:val="20"/>
        </w:rPr>
        <w:t>Wass</w:t>
      </w:r>
      <w:proofErr w:type="spellEnd"/>
      <w:r w:rsidRPr="00FD65A0">
        <w:rPr>
          <w:rFonts w:ascii="Crimson Pro" w:eastAsiaTheme="minorHAnsi" w:hAnsi="Crimson Pro" w:cs="B Nazanin"/>
          <w:bCs/>
          <w:sz w:val="20"/>
          <w:szCs w:val="20"/>
        </w:rPr>
        <w:t xml:space="preserve"> DF, Trask RS. 4D sequential actuation: combining </w:t>
      </w:r>
      <w:proofErr w:type="spellStart"/>
      <w:r w:rsidRPr="00FD65A0">
        <w:rPr>
          <w:rFonts w:ascii="Crimson Pro" w:eastAsiaTheme="minorHAnsi" w:hAnsi="Crimson Pro" w:cs="B Nazanin"/>
          <w:bCs/>
          <w:sz w:val="20"/>
          <w:szCs w:val="20"/>
        </w:rPr>
        <w:t>ionoprinting</w:t>
      </w:r>
      <w:proofErr w:type="spellEnd"/>
      <w:r w:rsidRPr="00FD65A0">
        <w:rPr>
          <w:rFonts w:ascii="Crimson Pro" w:eastAsiaTheme="minorHAnsi" w:hAnsi="Crimson Pro" w:cs="B Nazanin"/>
          <w:bCs/>
          <w:sz w:val="20"/>
          <w:szCs w:val="20"/>
        </w:rPr>
        <w:t xml:space="preserve"> and redox chemistry in hydrogels. Smart Materials and Structures. 2016</w:t>
      </w:r>
      <w:proofErr w:type="gramStart"/>
      <w:r w:rsidRPr="00FD65A0">
        <w:rPr>
          <w:rFonts w:ascii="Crimson Pro" w:eastAsiaTheme="minorHAnsi" w:hAnsi="Crimson Pro" w:cs="B Nazanin"/>
          <w:bCs/>
          <w:sz w:val="20"/>
          <w:szCs w:val="20"/>
        </w:rPr>
        <w:t>;25</w:t>
      </w:r>
      <w:proofErr w:type="gramEnd"/>
      <w:r w:rsidRPr="00FD65A0">
        <w:rPr>
          <w:rFonts w:ascii="Crimson Pro" w:eastAsiaTheme="minorHAnsi" w:hAnsi="Crimson Pro" w:cs="B Nazanin"/>
          <w:bCs/>
          <w:sz w:val="20"/>
          <w:szCs w:val="20"/>
        </w:rPr>
        <w:t>(10):10LT02.</w:t>
      </w:r>
      <w:r w:rsidR="00007886" w:rsidRPr="00007886">
        <w:rPr>
          <w:rFonts w:ascii="Crimson Pro" w:eastAsiaTheme="minorHAnsi" w:hAnsi="Crimson Pro" w:cs="B Nazanin"/>
          <w:bCs/>
          <w:sz w:val="20"/>
          <w:szCs w:val="20"/>
        </w:rPr>
        <w:t xml:space="preserve"> </w:t>
      </w:r>
      <w:r w:rsidR="00007886" w:rsidRPr="00007886">
        <w:rPr>
          <w:rFonts w:ascii="Crimson Pro" w:eastAsiaTheme="minorHAnsi" w:hAnsi="Crimson Pro" w:cs="B Nazanin"/>
          <w:b/>
          <w:sz w:val="20"/>
          <w:szCs w:val="20"/>
        </w:rPr>
        <w:t>DOI</w:t>
      </w:r>
      <w:r w:rsidR="00007886" w:rsidRPr="00007886">
        <w:rPr>
          <w:rFonts w:ascii="Crimson Pro" w:eastAsiaTheme="minorHAnsi" w:hAnsi="Crimson Pro" w:cs="B Nazanin"/>
          <w:bCs/>
          <w:sz w:val="20"/>
          <w:szCs w:val="20"/>
        </w:rPr>
        <w:t xml:space="preserve"> 10.1088/0964-1726/25/10/10LT02</w:t>
      </w:r>
    </w:p>
    <w:p w14:paraId="696683A0" w14:textId="77777777" w:rsidR="00007886" w:rsidRPr="00FD65A0" w:rsidRDefault="00007886" w:rsidP="008018F3">
      <w:pPr>
        <w:pStyle w:val="NormalWeb"/>
        <w:spacing w:before="120" w:beforeAutospacing="0" w:after="60" w:afterAutospacing="0"/>
        <w:jc w:val="lowKashida"/>
        <w:rPr>
          <w:rFonts w:ascii="Crimson Pro" w:eastAsiaTheme="minorHAnsi" w:hAnsi="Crimson Pro" w:cs="B Nazanin"/>
          <w:bCs/>
          <w:sz w:val="20"/>
          <w:szCs w:val="20"/>
        </w:rPr>
      </w:pPr>
    </w:p>
    <w:p w14:paraId="4D6C9492" w14:textId="72387045" w:rsidR="00FD65A0" w:rsidRPr="00FD65A0" w:rsidRDefault="00FD65A0" w:rsidP="008018F3">
      <w:pPr>
        <w:pStyle w:val="NormalWeb"/>
        <w:spacing w:before="0" w:beforeAutospacing="0" w:after="60" w:afterAutospacing="0"/>
        <w:jc w:val="lowKashida"/>
        <w:rPr>
          <w:rFonts w:ascii="Crimson Pro" w:eastAsiaTheme="minorHAnsi" w:hAnsi="Crimson Pro" w:cs="B Nazanin"/>
          <w:bCs/>
          <w:sz w:val="20"/>
          <w:szCs w:val="20"/>
        </w:rPr>
      </w:pPr>
      <w:r w:rsidRPr="00FD65A0">
        <w:rPr>
          <w:rFonts w:ascii="Crimson Pro" w:eastAsiaTheme="minorHAnsi" w:hAnsi="Crimson Pro" w:cs="B Nazanin"/>
          <w:bCs/>
          <w:sz w:val="20"/>
          <w:szCs w:val="20"/>
        </w:rPr>
        <w:t xml:space="preserve">[2] </w:t>
      </w:r>
      <w:proofErr w:type="spellStart"/>
      <w:r w:rsidRPr="00FD65A0">
        <w:rPr>
          <w:rFonts w:ascii="Crimson Pro" w:eastAsiaTheme="minorHAnsi" w:hAnsi="Crimson Pro" w:cs="B Nazanin"/>
          <w:bCs/>
          <w:sz w:val="20"/>
          <w:szCs w:val="20"/>
        </w:rPr>
        <w:t>Bodaghi</w:t>
      </w:r>
      <w:proofErr w:type="spellEnd"/>
      <w:r w:rsidRPr="00FD65A0">
        <w:rPr>
          <w:rFonts w:ascii="Crimson Pro" w:eastAsiaTheme="minorHAnsi" w:hAnsi="Crimson Pro" w:cs="B Nazanin"/>
          <w:bCs/>
          <w:sz w:val="20"/>
          <w:szCs w:val="20"/>
        </w:rPr>
        <w:t xml:space="preserve"> M, Liao W. 4D printed tunable mechanical metamaterials with shape memory operations. Smart Materials and Structures. 2019</w:t>
      </w:r>
      <w:proofErr w:type="gramStart"/>
      <w:r w:rsidRPr="00FD65A0">
        <w:rPr>
          <w:rFonts w:ascii="Crimson Pro" w:eastAsiaTheme="minorHAnsi" w:hAnsi="Crimson Pro" w:cs="B Nazanin"/>
          <w:bCs/>
          <w:sz w:val="20"/>
          <w:szCs w:val="20"/>
        </w:rPr>
        <w:t>;28</w:t>
      </w:r>
      <w:proofErr w:type="gramEnd"/>
      <w:r w:rsidRPr="00FD65A0">
        <w:rPr>
          <w:rFonts w:ascii="Crimson Pro" w:eastAsiaTheme="minorHAnsi" w:hAnsi="Crimson Pro" w:cs="B Nazanin"/>
          <w:bCs/>
          <w:sz w:val="20"/>
          <w:szCs w:val="20"/>
        </w:rPr>
        <w:t>(4):045019.</w:t>
      </w:r>
      <w:r w:rsidR="00007886" w:rsidRPr="00007886">
        <w:t xml:space="preserve"> </w:t>
      </w:r>
      <w:r w:rsidR="00007886" w:rsidRPr="00007886">
        <w:rPr>
          <w:rFonts w:ascii="Crimson Pro" w:eastAsiaTheme="minorHAnsi" w:hAnsi="Crimson Pro" w:cs="B Nazanin"/>
          <w:b/>
          <w:sz w:val="20"/>
          <w:szCs w:val="20"/>
        </w:rPr>
        <w:t>DOI</w:t>
      </w:r>
      <w:r w:rsidR="00007886" w:rsidRPr="00007886">
        <w:rPr>
          <w:rFonts w:ascii="Crimson Pro" w:eastAsiaTheme="minorHAnsi" w:hAnsi="Crimson Pro" w:cs="B Nazanin"/>
          <w:bCs/>
          <w:sz w:val="20"/>
          <w:szCs w:val="20"/>
        </w:rPr>
        <w:t xml:space="preserve"> 10.1088/1361-665X/ab0b6b</w:t>
      </w:r>
    </w:p>
    <w:p w14:paraId="598C8F5C" w14:textId="239B4151" w:rsidR="00FD65A0" w:rsidRPr="00FD65A0" w:rsidRDefault="00FD65A0" w:rsidP="008018F3">
      <w:pPr>
        <w:pStyle w:val="NormalWeb"/>
        <w:spacing w:before="0" w:beforeAutospacing="0" w:after="60" w:afterAutospacing="0"/>
        <w:jc w:val="lowKashida"/>
        <w:rPr>
          <w:rFonts w:ascii="Crimson Pro" w:eastAsiaTheme="minorHAnsi" w:hAnsi="Crimson Pro" w:cs="B Nazanin"/>
          <w:bCs/>
          <w:sz w:val="20"/>
          <w:szCs w:val="20"/>
        </w:rPr>
      </w:pPr>
      <w:r w:rsidRPr="00FD65A0">
        <w:rPr>
          <w:rFonts w:ascii="Crimson Pro" w:eastAsiaTheme="minorHAnsi" w:hAnsi="Crimson Pro" w:cs="B Nazanin"/>
          <w:bCs/>
          <w:sz w:val="20"/>
          <w:szCs w:val="20"/>
        </w:rPr>
        <w:t xml:space="preserve">[3] </w:t>
      </w:r>
      <w:proofErr w:type="spellStart"/>
      <w:r w:rsidRPr="00FD65A0">
        <w:rPr>
          <w:rFonts w:ascii="Crimson Pro" w:eastAsiaTheme="minorHAnsi" w:hAnsi="Crimson Pro" w:cs="B Nazanin"/>
          <w:bCs/>
          <w:sz w:val="20"/>
          <w:szCs w:val="20"/>
        </w:rPr>
        <w:t>Akbari</w:t>
      </w:r>
      <w:proofErr w:type="spellEnd"/>
      <w:r w:rsidRPr="00FD65A0">
        <w:rPr>
          <w:rFonts w:ascii="Crimson Pro" w:eastAsiaTheme="minorHAnsi" w:hAnsi="Crimson Pro" w:cs="B Nazanin"/>
          <w:bCs/>
          <w:sz w:val="20"/>
          <w:szCs w:val="20"/>
        </w:rPr>
        <w:t xml:space="preserve"> S, </w:t>
      </w:r>
      <w:proofErr w:type="spellStart"/>
      <w:r w:rsidRPr="00FD65A0">
        <w:rPr>
          <w:rFonts w:ascii="Crimson Pro" w:eastAsiaTheme="minorHAnsi" w:hAnsi="Crimson Pro" w:cs="B Nazanin"/>
          <w:bCs/>
          <w:sz w:val="20"/>
          <w:szCs w:val="20"/>
        </w:rPr>
        <w:t>Sakhaei</w:t>
      </w:r>
      <w:proofErr w:type="spellEnd"/>
      <w:r w:rsidRPr="00FD65A0">
        <w:rPr>
          <w:rFonts w:ascii="Crimson Pro" w:eastAsiaTheme="minorHAnsi" w:hAnsi="Crimson Pro" w:cs="B Nazanin"/>
          <w:bCs/>
          <w:sz w:val="20"/>
          <w:szCs w:val="20"/>
        </w:rPr>
        <w:t xml:space="preserve"> AH, </w:t>
      </w:r>
      <w:proofErr w:type="spellStart"/>
      <w:r w:rsidRPr="00FD65A0">
        <w:rPr>
          <w:rFonts w:ascii="Crimson Pro" w:eastAsiaTheme="minorHAnsi" w:hAnsi="Crimson Pro" w:cs="B Nazanin"/>
          <w:bCs/>
          <w:sz w:val="20"/>
          <w:szCs w:val="20"/>
        </w:rPr>
        <w:t>Panjwani</w:t>
      </w:r>
      <w:proofErr w:type="spellEnd"/>
      <w:r w:rsidRPr="00FD65A0">
        <w:rPr>
          <w:rFonts w:ascii="Crimson Pro" w:eastAsiaTheme="minorHAnsi" w:hAnsi="Crimson Pro" w:cs="B Nazanin"/>
          <w:bCs/>
          <w:sz w:val="20"/>
          <w:szCs w:val="20"/>
        </w:rPr>
        <w:t xml:space="preserve"> S, </w:t>
      </w:r>
      <w:proofErr w:type="spellStart"/>
      <w:r w:rsidRPr="00FD65A0">
        <w:rPr>
          <w:rFonts w:ascii="Crimson Pro" w:eastAsiaTheme="minorHAnsi" w:hAnsi="Crimson Pro" w:cs="B Nazanin"/>
          <w:bCs/>
          <w:sz w:val="20"/>
          <w:szCs w:val="20"/>
        </w:rPr>
        <w:t>Kowsari</w:t>
      </w:r>
      <w:proofErr w:type="spellEnd"/>
      <w:r w:rsidRPr="00FD65A0">
        <w:rPr>
          <w:rFonts w:ascii="Crimson Pro" w:eastAsiaTheme="minorHAnsi" w:hAnsi="Crimson Pro" w:cs="B Nazanin"/>
          <w:bCs/>
          <w:sz w:val="20"/>
          <w:szCs w:val="20"/>
        </w:rPr>
        <w:t xml:space="preserve"> K, </w:t>
      </w:r>
      <w:proofErr w:type="spellStart"/>
      <w:r w:rsidRPr="00FD65A0">
        <w:rPr>
          <w:rFonts w:ascii="Crimson Pro" w:eastAsiaTheme="minorHAnsi" w:hAnsi="Crimson Pro" w:cs="B Nazanin"/>
          <w:bCs/>
          <w:sz w:val="20"/>
          <w:szCs w:val="20"/>
        </w:rPr>
        <w:t>Ge</w:t>
      </w:r>
      <w:proofErr w:type="spellEnd"/>
      <w:r w:rsidRPr="00FD65A0">
        <w:rPr>
          <w:rFonts w:ascii="Crimson Pro" w:eastAsiaTheme="minorHAnsi" w:hAnsi="Crimson Pro" w:cs="B Nazanin"/>
          <w:bCs/>
          <w:sz w:val="20"/>
          <w:szCs w:val="20"/>
        </w:rPr>
        <w:t xml:space="preserve"> Q. Shape memory alloy based 3D printed composite actuators with variable stiffness and large reversible deformation. Sensors and Actuators A: Physical. 2021</w:t>
      </w:r>
      <w:proofErr w:type="gramStart"/>
      <w:r w:rsidRPr="00FD65A0">
        <w:rPr>
          <w:rFonts w:ascii="Crimson Pro" w:eastAsiaTheme="minorHAnsi" w:hAnsi="Crimson Pro" w:cs="B Nazanin"/>
          <w:bCs/>
          <w:sz w:val="20"/>
          <w:szCs w:val="20"/>
        </w:rPr>
        <w:t>;321:112598</w:t>
      </w:r>
      <w:proofErr w:type="gramEnd"/>
      <w:r w:rsidRPr="00FD65A0">
        <w:rPr>
          <w:rFonts w:ascii="Crimson Pro" w:eastAsiaTheme="minorHAnsi" w:hAnsi="Crimson Pro" w:cs="B Nazanin"/>
          <w:bCs/>
          <w:sz w:val="20"/>
          <w:szCs w:val="20"/>
        </w:rPr>
        <w:t>.</w:t>
      </w:r>
      <w:r w:rsidR="00007886" w:rsidRPr="00007886">
        <w:t xml:space="preserve"> </w:t>
      </w:r>
      <w:r w:rsidR="00007886" w:rsidRPr="00007886">
        <w:rPr>
          <w:rFonts w:ascii="Crimson Pro" w:eastAsiaTheme="minorHAnsi" w:hAnsi="Crimson Pro" w:cs="B Nazanin"/>
          <w:bCs/>
          <w:sz w:val="20"/>
          <w:szCs w:val="20"/>
        </w:rPr>
        <w:t>DOI</w:t>
      </w:r>
      <w:proofErr w:type="gramStart"/>
      <w:r w:rsidR="00007886" w:rsidRPr="00007886">
        <w:rPr>
          <w:rFonts w:ascii="Crimson Pro" w:eastAsiaTheme="minorHAnsi" w:hAnsi="Crimson Pro" w:cs="B Nazanin"/>
          <w:bCs/>
          <w:sz w:val="20"/>
          <w:szCs w:val="20"/>
        </w:rPr>
        <w:t>:</w:t>
      </w:r>
      <w:proofErr w:type="gramEnd"/>
      <w:r w:rsidR="00007886" w:rsidRPr="00007886">
        <w:rPr>
          <w:rFonts w:ascii="Crimson Pro" w:eastAsiaTheme="minorHAnsi" w:hAnsi="Crimson Pro" w:cs="B Nazanin"/>
          <w:bCs/>
          <w:sz w:val="20"/>
          <w:szCs w:val="20"/>
        </w:rPr>
        <w:fldChar w:fldCharType="begin"/>
      </w:r>
      <w:r w:rsidR="00007886" w:rsidRPr="00007886">
        <w:rPr>
          <w:rFonts w:ascii="Crimson Pro" w:eastAsiaTheme="minorHAnsi" w:hAnsi="Crimson Pro" w:cs="B Nazanin"/>
          <w:bCs/>
          <w:sz w:val="20"/>
          <w:szCs w:val="20"/>
        </w:rPr>
        <w:instrText xml:space="preserve"> HYPERLINK "http://dx.doi.org/10.1016/j.sna.2021.112598" \t "_blank" </w:instrText>
      </w:r>
      <w:r w:rsidR="00007886" w:rsidRPr="00007886">
        <w:rPr>
          <w:rFonts w:ascii="Crimson Pro" w:eastAsiaTheme="minorHAnsi" w:hAnsi="Crimson Pro" w:cs="B Nazanin"/>
          <w:bCs/>
          <w:sz w:val="20"/>
          <w:szCs w:val="20"/>
        </w:rPr>
        <w:fldChar w:fldCharType="separate"/>
      </w:r>
      <w:r w:rsidR="00007886" w:rsidRPr="00007886">
        <w:rPr>
          <w:rFonts w:ascii="Crimson Pro" w:eastAsiaTheme="minorHAnsi" w:hAnsi="Crimson Pro" w:cs="B Nazanin"/>
          <w:bCs/>
          <w:sz w:val="20"/>
          <w:szCs w:val="20"/>
        </w:rPr>
        <w:t>10.1016/j.sna.2021.112598</w:t>
      </w:r>
      <w:r w:rsidR="00007886" w:rsidRPr="00007886">
        <w:rPr>
          <w:rFonts w:ascii="Crimson Pro" w:eastAsiaTheme="minorHAnsi" w:hAnsi="Crimson Pro" w:cs="B Nazanin"/>
          <w:bCs/>
          <w:sz w:val="20"/>
          <w:szCs w:val="20"/>
        </w:rPr>
        <w:fldChar w:fldCharType="end"/>
      </w:r>
    </w:p>
    <w:p w14:paraId="0064B2F6" w14:textId="3792DE68" w:rsidR="00FD65A0" w:rsidRPr="00FD65A0" w:rsidRDefault="00FD65A0" w:rsidP="008018F3">
      <w:pPr>
        <w:pStyle w:val="NormalWeb"/>
        <w:spacing w:before="0" w:beforeAutospacing="0" w:after="60" w:afterAutospacing="0"/>
        <w:jc w:val="lowKashida"/>
        <w:rPr>
          <w:rFonts w:ascii="Crimson Pro" w:eastAsiaTheme="minorHAnsi" w:hAnsi="Crimson Pro" w:cs="B Nazanin"/>
          <w:bCs/>
          <w:sz w:val="20"/>
          <w:szCs w:val="20"/>
        </w:rPr>
      </w:pPr>
      <w:r w:rsidRPr="00FD65A0">
        <w:rPr>
          <w:rFonts w:ascii="Crimson Pro" w:eastAsiaTheme="minorHAnsi" w:hAnsi="Crimson Pro" w:cs="B Nazanin"/>
          <w:bCs/>
          <w:sz w:val="20"/>
          <w:szCs w:val="20"/>
        </w:rPr>
        <w:t xml:space="preserve">[4] Baker AB, </w:t>
      </w:r>
      <w:proofErr w:type="spellStart"/>
      <w:r w:rsidRPr="00FD65A0">
        <w:rPr>
          <w:rFonts w:ascii="Crimson Pro" w:eastAsiaTheme="minorHAnsi" w:hAnsi="Crimson Pro" w:cs="B Nazanin"/>
          <w:bCs/>
          <w:sz w:val="20"/>
          <w:szCs w:val="20"/>
        </w:rPr>
        <w:t>Wass</w:t>
      </w:r>
      <w:proofErr w:type="spellEnd"/>
      <w:r w:rsidRPr="00FD65A0">
        <w:rPr>
          <w:rFonts w:ascii="Crimson Pro" w:eastAsiaTheme="minorHAnsi" w:hAnsi="Crimson Pro" w:cs="B Nazanin"/>
          <w:bCs/>
          <w:sz w:val="20"/>
          <w:szCs w:val="20"/>
        </w:rPr>
        <w:t xml:space="preserve"> DF, Trask RS. 4D sequential actuation: combining </w:t>
      </w:r>
      <w:proofErr w:type="spellStart"/>
      <w:r w:rsidRPr="00FD65A0">
        <w:rPr>
          <w:rFonts w:ascii="Crimson Pro" w:eastAsiaTheme="minorHAnsi" w:hAnsi="Crimson Pro" w:cs="B Nazanin"/>
          <w:bCs/>
          <w:sz w:val="20"/>
          <w:szCs w:val="20"/>
        </w:rPr>
        <w:t>ionoprinting</w:t>
      </w:r>
      <w:proofErr w:type="spellEnd"/>
      <w:r w:rsidRPr="00FD65A0">
        <w:rPr>
          <w:rFonts w:ascii="Crimson Pro" w:eastAsiaTheme="minorHAnsi" w:hAnsi="Crimson Pro" w:cs="B Nazanin"/>
          <w:bCs/>
          <w:sz w:val="20"/>
          <w:szCs w:val="20"/>
        </w:rPr>
        <w:t xml:space="preserve"> and redox chemistry in hydrogels. Smart Materials and Structures. 2016</w:t>
      </w:r>
      <w:proofErr w:type="gramStart"/>
      <w:r w:rsidRPr="00FD65A0">
        <w:rPr>
          <w:rFonts w:ascii="Crimson Pro" w:eastAsiaTheme="minorHAnsi" w:hAnsi="Crimson Pro" w:cs="B Nazanin"/>
          <w:bCs/>
          <w:sz w:val="20"/>
          <w:szCs w:val="20"/>
        </w:rPr>
        <w:t>;25</w:t>
      </w:r>
      <w:proofErr w:type="gramEnd"/>
      <w:r w:rsidRPr="00FD65A0">
        <w:rPr>
          <w:rFonts w:ascii="Crimson Pro" w:eastAsiaTheme="minorHAnsi" w:hAnsi="Crimson Pro" w:cs="B Nazanin"/>
          <w:bCs/>
          <w:sz w:val="20"/>
          <w:szCs w:val="20"/>
        </w:rPr>
        <w:t>(10):10LT02.</w:t>
      </w:r>
      <w:r w:rsidR="00007886">
        <w:rPr>
          <w:rFonts w:hint="cs"/>
          <w:rtl/>
        </w:rPr>
        <w:t xml:space="preserve"> </w:t>
      </w:r>
      <w:r w:rsidR="00007886" w:rsidRPr="00007886">
        <w:rPr>
          <w:rFonts w:ascii="Crimson Pro" w:eastAsiaTheme="minorHAnsi" w:hAnsi="Crimson Pro" w:cs="B Nazanin"/>
          <w:b/>
          <w:sz w:val="20"/>
          <w:szCs w:val="20"/>
        </w:rPr>
        <w:t>DOI</w:t>
      </w:r>
      <w:r w:rsidR="00007886" w:rsidRPr="00007886">
        <w:rPr>
          <w:rFonts w:ascii="Crimson Pro" w:eastAsiaTheme="minorHAnsi" w:hAnsi="Crimson Pro" w:cs="B Nazanin"/>
          <w:bCs/>
          <w:sz w:val="20"/>
          <w:szCs w:val="20"/>
        </w:rPr>
        <w:t xml:space="preserve"> 10.1088/0964-1726/25/10/10LT02</w:t>
      </w:r>
    </w:p>
    <w:p w14:paraId="3232487B" w14:textId="217AC367" w:rsidR="00FD65A0" w:rsidRDefault="00FD65A0" w:rsidP="008018F3">
      <w:pPr>
        <w:pStyle w:val="NormalWeb"/>
        <w:spacing w:before="0" w:beforeAutospacing="0" w:after="60" w:afterAutospacing="0"/>
        <w:jc w:val="lowKashida"/>
        <w:rPr>
          <w:rFonts w:ascii="Crimson Pro" w:eastAsiaTheme="minorHAnsi" w:hAnsi="Crimson Pro" w:cs="B Nazanin"/>
          <w:bCs/>
          <w:sz w:val="20"/>
          <w:szCs w:val="20"/>
        </w:rPr>
      </w:pPr>
      <w:r w:rsidRPr="00FD65A0">
        <w:rPr>
          <w:rFonts w:ascii="Crimson Pro" w:eastAsiaTheme="minorHAnsi" w:hAnsi="Crimson Pro" w:cs="B Nazanin"/>
          <w:bCs/>
          <w:sz w:val="20"/>
          <w:szCs w:val="20"/>
        </w:rPr>
        <w:t xml:space="preserve">[5] </w:t>
      </w:r>
      <w:proofErr w:type="spellStart"/>
      <w:r w:rsidRPr="00FD65A0">
        <w:rPr>
          <w:rFonts w:ascii="Crimson Pro" w:eastAsiaTheme="minorHAnsi" w:hAnsi="Crimson Pro" w:cs="B Nazanin"/>
          <w:bCs/>
          <w:sz w:val="20"/>
          <w:szCs w:val="20"/>
        </w:rPr>
        <w:t>Bodaghi</w:t>
      </w:r>
      <w:proofErr w:type="spellEnd"/>
      <w:r w:rsidRPr="00FD65A0">
        <w:rPr>
          <w:rFonts w:ascii="Crimson Pro" w:eastAsiaTheme="minorHAnsi" w:hAnsi="Crimson Pro" w:cs="B Nazanin"/>
          <w:bCs/>
          <w:sz w:val="20"/>
          <w:szCs w:val="20"/>
        </w:rPr>
        <w:t xml:space="preserve"> M, Liao W. 4D printed tunable mechanical metamaterials with shape memory operations. Smart Materials and Structures. </w:t>
      </w:r>
      <w:r w:rsidRPr="00FD65A0">
        <w:rPr>
          <w:rFonts w:ascii="Crimson Pro" w:eastAsiaTheme="minorHAnsi" w:hAnsi="Crimson Pro" w:cs="B Nazanin"/>
          <w:bCs/>
          <w:sz w:val="20"/>
          <w:szCs w:val="20"/>
        </w:rPr>
        <w:lastRenderedPageBreak/>
        <w:t>2019</w:t>
      </w:r>
      <w:proofErr w:type="gramStart"/>
      <w:r w:rsidRPr="00FD65A0">
        <w:rPr>
          <w:rFonts w:ascii="Crimson Pro" w:eastAsiaTheme="minorHAnsi" w:hAnsi="Crimson Pro" w:cs="B Nazanin"/>
          <w:bCs/>
          <w:sz w:val="20"/>
          <w:szCs w:val="20"/>
        </w:rPr>
        <w:t>;28</w:t>
      </w:r>
      <w:proofErr w:type="gramEnd"/>
      <w:r w:rsidRPr="00FD65A0">
        <w:rPr>
          <w:rFonts w:ascii="Crimson Pro" w:eastAsiaTheme="minorHAnsi" w:hAnsi="Crimson Pro" w:cs="B Nazanin"/>
          <w:bCs/>
          <w:sz w:val="20"/>
          <w:szCs w:val="20"/>
        </w:rPr>
        <w:t>(4):045019.</w:t>
      </w:r>
      <w:r w:rsidR="00007886" w:rsidRPr="00007886">
        <w:rPr>
          <w:rFonts w:ascii="Crimson Pro" w:eastAsiaTheme="minorHAnsi" w:hAnsi="Crimson Pro" w:cs="B Nazanin"/>
          <w:bCs/>
          <w:sz w:val="20"/>
          <w:szCs w:val="20"/>
        </w:rPr>
        <w:t xml:space="preserve"> </w:t>
      </w:r>
      <w:r w:rsidR="00007886" w:rsidRPr="00007886">
        <w:rPr>
          <w:rFonts w:ascii="Crimson Pro" w:eastAsiaTheme="minorHAnsi" w:hAnsi="Crimson Pro" w:cs="B Nazanin"/>
          <w:b/>
          <w:sz w:val="20"/>
          <w:szCs w:val="20"/>
        </w:rPr>
        <w:t>DOI</w:t>
      </w:r>
      <w:r w:rsidR="00007886" w:rsidRPr="00007886">
        <w:rPr>
          <w:rFonts w:ascii="Crimson Pro" w:eastAsiaTheme="minorHAnsi" w:hAnsi="Crimson Pro" w:cs="B Nazanin"/>
          <w:bCs/>
          <w:sz w:val="20"/>
          <w:szCs w:val="20"/>
        </w:rPr>
        <w:t xml:space="preserve"> 10.1088/1361-665X/ab0b6b</w:t>
      </w:r>
    </w:p>
    <w:p w14:paraId="0DDBF355" w14:textId="77777777" w:rsidR="00FD65A0" w:rsidRPr="00007886" w:rsidRDefault="00FD65A0" w:rsidP="00FD65A0">
      <w:pPr>
        <w:pStyle w:val="NormalWeb"/>
        <w:bidi/>
        <w:spacing w:before="240" w:beforeAutospacing="0" w:after="120" w:afterAutospacing="0"/>
        <w:jc w:val="both"/>
        <w:rPr>
          <w:rFonts w:ascii="Crimson Pro" w:eastAsiaTheme="minorHAnsi" w:hAnsi="Crimson Pro" w:cs="B Nazanin"/>
          <w:bCs/>
          <w:sz w:val="20"/>
          <w:szCs w:val="20"/>
          <w:rtl/>
        </w:rPr>
      </w:pPr>
    </w:p>
    <w:p w14:paraId="68285852" w14:textId="19E7F774" w:rsidR="00075394" w:rsidRPr="00075394" w:rsidRDefault="00075394" w:rsidP="00FD65A0">
      <w:pPr>
        <w:pStyle w:val="NormalWeb"/>
        <w:rPr>
          <w:rFonts w:asciiTheme="majorHAnsi" w:eastAsiaTheme="minorHAnsi" w:hAnsiTheme="majorHAnsi" w:cs="B Nazanin"/>
          <w:rtl/>
        </w:rPr>
        <w:sectPr w:rsidR="00075394" w:rsidRPr="00075394" w:rsidSect="007D3994">
          <w:headerReference w:type="first" r:id="rId16"/>
          <w:footerReference w:type="first" r:id="rId17"/>
          <w:type w:val="continuous"/>
          <w:pgSz w:w="12240" w:h="15840"/>
          <w:pgMar w:top="1440" w:right="1440" w:bottom="1440" w:left="1440" w:header="720" w:footer="720" w:gutter="0"/>
          <w:cols w:num="2" w:space="720"/>
          <w:titlePg/>
          <w:bidi/>
          <w:docGrid w:linePitch="360"/>
        </w:sectPr>
      </w:pPr>
      <w:r w:rsidRPr="00CB1769">
        <w:rPr>
          <w:rFonts w:eastAsiaTheme="minorHAnsi"/>
          <w:b/>
          <w:bCs/>
          <w:noProof/>
          <w:sz w:val="28"/>
          <w:szCs w:val="28"/>
        </w:rPr>
        <w:fldChar w:fldCharType="begin"/>
      </w:r>
      <w:r w:rsidRPr="00CB1769">
        <w:rPr>
          <w:b/>
          <w:bCs/>
          <w:sz w:val="28"/>
          <w:szCs w:val="28"/>
        </w:rPr>
        <w:instrText xml:space="preserve"> ADDIN EN.REFLIST </w:instrText>
      </w:r>
      <w:r w:rsidRPr="00CB1769">
        <w:rPr>
          <w:rFonts w:eastAsiaTheme="minorHAnsi"/>
          <w:b/>
          <w:bCs/>
          <w:noProof/>
          <w:sz w:val="28"/>
          <w:szCs w:val="28"/>
        </w:rPr>
        <w:fldChar w:fldCharType="end"/>
      </w:r>
    </w:p>
    <w:tbl>
      <w:tblPr>
        <w:tblStyle w:val="TableGrid"/>
        <w:tblW w:w="9611" w:type="dxa"/>
        <w:tblLook w:val="04A0" w:firstRow="1" w:lastRow="0" w:firstColumn="1" w:lastColumn="0" w:noHBand="0" w:noVBand="1"/>
      </w:tblPr>
      <w:tblGrid>
        <w:gridCol w:w="3203"/>
        <w:gridCol w:w="482"/>
        <w:gridCol w:w="5926"/>
      </w:tblGrid>
      <w:tr w:rsidR="009145C4" w14:paraId="631139CD" w14:textId="77777777" w:rsidTr="00FB6198">
        <w:trPr>
          <w:trHeight w:val="2349"/>
        </w:trPr>
        <w:tc>
          <w:tcPr>
            <w:tcW w:w="9611" w:type="dxa"/>
            <w:gridSpan w:val="3"/>
            <w:tcBorders>
              <w:top w:val="nil"/>
              <w:left w:val="nil"/>
              <w:right w:val="nil"/>
            </w:tcBorders>
            <w:vAlign w:val="bottom"/>
          </w:tcPr>
          <w:p w14:paraId="18D43472" w14:textId="0365B06F" w:rsidR="009145C4" w:rsidRPr="00F633CF" w:rsidRDefault="005B07E1" w:rsidP="00A64B9A">
            <w:pPr>
              <w:spacing w:line="276" w:lineRule="auto"/>
              <w:jc w:val="both"/>
              <w:rPr>
                <w:rFonts w:ascii="Crimson Pro" w:hAnsi="Crimson Pro" w:cs="Times New Roman"/>
                <w:b/>
                <w:bCs/>
                <w:sz w:val="28"/>
                <w:szCs w:val="28"/>
                <w:lang w:bidi="fa-IR"/>
              </w:rPr>
            </w:pPr>
            <w:r w:rsidRPr="005B07E1">
              <w:rPr>
                <w:rFonts w:ascii="Crimson Pro" w:hAnsi="Crimson Pro" w:cs="Times New Roman"/>
                <w:b/>
                <w:bCs/>
                <w:sz w:val="28"/>
                <w:szCs w:val="28"/>
                <w:lang w:bidi="fa-IR"/>
              </w:rPr>
              <w:lastRenderedPageBreak/>
              <w:t xml:space="preserve">English Title </w:t>
            </w:r>
            <w:r w:rsidR="00042817">
              <w:rPr>
                <w:rFonts w:ascii="Crimson Pro" w:hAnsi="Crimson Pro" w:cs="Times New Roman"/>
                <w:b/>
                <w:bCs/>
                <w:sz w:val="28"/>
                <w:szCs w:val="28"/>
                <w:lang w:bidi="fa-IR"/>
              </w:rPr>
              <w:t xml:space="preserve">should be </w:t>
            </w:r>
            <w:r w:rsidR="003966C3">
              <w:rPr>
                <w:rFonts w:ascii="Crimson Pro" w:hAnsi="Crimson Pro" w:cs="Times New Roman"/>
                <w:b/>
                <w:bCs/>
                <w:sz w:val="28"/>
                <w:szCs w:val="28"/>
                <w:lang w:bidi="fa-IR"/>
              </w:rPr>
              <w:t xml:space="preserve">just </w:t>
            </w:r>
            <w:r w:rsidR="00042817">
              <w:rPr>
                <w:rFonts w:ascii="Crimson Pro" w:hAnsi="Crimson Pro" w:cs="Times New Roman"/>
                <w:b/>
                <w:bCs/>
                <w:sz w:val="28"/>
                <w:szCs w:val="28"/>
                <w:lang w:bidi="fa-IR"/>
              </w:rPr>
              <w:t xml:space="preserve">written in 1 or 2 lines </w:t>
            </w:r>
            <w:r w:rsidRPr="005B07E1">
              <w:rPr>
                <w:rFonts w:ascii="Crimson Pro" w:hAnsi="Crimson Pro" w:cs="Times New Roman"/>
                <w:b/>
                <w:bCs/>
                <w:sz w:val="28"/>
                <w:szCs w:val="28"/>
                <w:lang w:bidi="fa-IR"/>
              </w:rPr>
              <w:t>(</w:t>
            </w:r>
            <w:r w:rsidR="003966C3">
              <w:rPr>
                <w:rFonts w:ascii="Crimson Pro" w:hAnsi="Crimson Pro" w:cs="Times New Roman"/>
                <w:b/>
                <w:bCs/>
                <w:sz w:val="28"/>
                <w:szCs w:val="28"/>
                <w:lang w:bidi="fa-IR"/>
              </w:rPr>
              <w:t xml:space="preserve">Font and Size: </w:t>
            </w:r>
            <w:r w:rsidRPr="005B07E1">
              <w:rPr>
                <w:rFonts w:ascii="Crimson Pro" w:hAnsi="Crimson Pro" w:cs="Times New Roman"/>
                <w:b/>
                <w:bCs/>
                <w:sz w:val="28"/>
                <w:szCs w:val="28"/>
                <w:lang w:bidi="fa-IR"/>
              </w:rPr>
              <w:t>Cr</w:t>
            </w:r>
            <w:r>
              <w:rPr>
                <w:rFonts w:ascii="Crimson Pro" w:hAnsi="Crimson Pro" w:cs="Times New Roman"/>
                <w:b/>
                <w:bCs/>
                <w:sz w:val="28"/>
                <w:szCs w:val="28"/>
                <w:lang w:bidi="fa-IR"/>
              </w:rPr>
              <w:t>i</w:t>
            </w:r>
            <w:r w:rsidRPr="005B07E1">
              <w:rPr>
                <w:rFonts w:ascii="Crimson Pro" w:hAnsi="Crimson Pro" w:cs="Times New Roman"/>
                <w:b/>
                <w:bCs/>
                <w:sz w:val="28"/>
                <w:szCs w:val="28"/>
                <w:lang w:bidi="fa-IR"/>
              </w:rPr>
              <w:t xml:space="preserve">mson Pro </w:t>
            </w:r>
            <w:r>
              <w:rPr>
                <w:rFonts w:ascii="Crimson Pro" w:hAnsi="Crimson Pro" w:cs="Times New Roman"/>
                <w:b/>
                <w:bCs/>
                <w:sz w:val="28"/>
                <w:szCs w:val="28"/>
                <w:lang w:bidi="fa-IR"/>
              </w:rPr>
              <w:t>14</w:t>
            </w:r>
            <w:r w:rsidRPr="005B07E1">
              <w:rPr>
                <w:rFonts w:ascii="Crimson Pro" w:hAnsi="Crimson Pro" w:cs="Times New Roman"/>
                <w:b/>
                <w:bCs/>
                <w:sz w:val="28"/>
                <w:szCs w:val="28"/>
                <w:lang w:bidi="fa-IR"/>
              </w:rPr>
              <w:t>, Bold)</w:t>
            </w:r>
          </w:p>
          <w:p w14:paraId="1FECBCED" w14:textId="6F60414F" w:rsidR="009145C4" w:rsidRPr="00070F85" w:rsidRDefault="00042817" w:rsidP="00A64B9A">
            <w:pPr>
              <w:jc w:val="both"/>
              <w:rPr>
                <w:rFonts w:ascii="Crimson Pro" w:hAnsi="Crimson Pro" w:cs="Times New Roman"/>
                <w:b/>
                <w:bCs/>
                <w:sz w:val="24"/>
                <w:szCs w:val="24"/>
                <w:vertAlign w:val="superscript"/>
                <w:rtl/>
                <w:lang w:bidi="fa-IR"/>
              </w:rPr>
            </w:pPr>
            <w:r>
              <w:rPr>
                <w:rFonts w:ascii="Crimson Pro" w:hAnsi="Crimson Pro" w:cs="Times New Roman"/>
                <w:b/>
                <w:bCs/>
                <w:sz w:val="24"/>
                <w:szCs w:val="24"/>
                <w:lang w:bidi="fa-IR"/>
              </w:rPr>
              <w:t>First Author</w:t>
            </w:r>
            <w:r w:rsidR="009145C4" w:rsidRPr="00070F85">
              <w:rPr>
                <w:rFonts w:ascii="Crimson Pro" w:hAnsi="Crimson Pro" w:cs="Times New Roman"/>
                <w:b/>
                <w:bCs/>
                <w:sz w:val="24"/>
                <w:szCs w:val="24"/>
                <w:vertAlign w:val="superscript"/>
                <w:lang w:bidi="fa-IR"/>
              </w:rPr>
              <w:t>1</w:t>
            </w:r>
            <w:r w:rsidR="009145C4" w:rsidRPr="00070F85">
              <w:rPr>
                <w:rFonts w:ascii="Crimson Pro" w:hAnsi="Crimson Pro" w:cs="Times New Roman"/>
                <w:b/>
                <w:bCs/>
                <w:sz w:val="24"/>
                <w:szCs w:val="24"/>
                <w:lang w:bidi="fa-IR"/>
              </w:rPr>
              <w:t xml:space="preserve">, </w:t>
            </w:r>
            <w:r>
              <w:rPr>
                <w:rFonts w:ascii="Crimson Pro" w:hAnsi="Crimson Pro" w:cs="Times New Roman"/>
                <w:b/>
                <w:bCs/>
                <w:sz w:val="24"/>
                <w:szCs w:val="24"/>
                <w:lang w:bidi="fa-IR"/>
              </w:rPr>
              <w:t>Second Author</w:t>
            </w:r>
            <w:r w:rsidR="009145C4" w:rsidRPr="00070F85">
              <w:rPr>
                <w:rFonts w:ascii="Crimson Pro" w:hAnsi="Crimson Pro" w:cs="Times New Roman"/>
                <w:b/>
                <w:bCs/>
                <w:sz w:val="24"/>
                <w:szCs w:val="24"/>
                <w:vertAlign w:val="superscript"/>
                <w:lang w:bidi="fa-IR"/>
              </w:rPr>
              <w:t>2</w:t>
            </w:r>
            <w:r w:rsidR="00787E83">
              <w:rPr>
                <w:rFonts w:ascii="Crimson Pro" w:hAnsi="Crimson Pro" w:cs="Times New Roman"/>
                <w:b/>
                <w:bCs/>
                <w:sz w:val="24"/>
                <w:szCs w:val="24"/>
                <w:vertAlign w:val="superscript"/>
                <w:lang w:bidi="fa-IR"/>
              </w:rPr>
              <w:t>*</w:t>
            </w:r>
            <w:r w:rsidR="009145C4" w:rsidRPr="00070F85">
              <w:rPr>
                <w:rFonts w:ascii="Crimson Pro" w:hAnsi="Crimson Pro" w:cs="Times New Roman"/>
                <w:b/>
                <w:bCs/>
                <w:sz w:val="24"/>
                <w:szCs w:val="24"/>
                <w:lang w:bidi="fa-IR"/>
              </w:rPr>
              <w:t xml:space="preserve">, </w:t>
            </w:r>
            <w:r>
              <w:rPr>
                <w:rFonts w:ascii="Crimson Pro" w:hAnsi="Crimson Pro" w:cs="Times New Roman"/>
                <w:b/>
                <w:bCs/>
                <w:sz w:val="24"/>
                <w:szCs w:val="24"/>
                <w:lang w:bidi="fa-IR"/>
              </w:rPr>
              <w:t>Third Author</w:t>
            </w:r>
            <w:r>
              <w:rPr>
                <w:rFonts w:ascii="Crimson Pro" w:hAnsi="Crimson Pro" w:cs="Times New Roman"/>
                <w:b/>
                <w:bCs/>
                <w:sz w:val="24"/>
                <w:szCs w:val="24"/>
                <w:vertAlign w:val="superscript"/>
                <w:lang w:bidi="fa-IR"/>
              </w:rPr>
              <w:t>3</w:t>
            </w:r>
            <w:r w:rsidR="009145C4">
              <w:rPr>
                <w:rFonts w:ascii="Crimson Pro" w:hAnsi="Crimson Pro" w:cs="Times New Roman"/>
                <w:b/>
                <w:bCs/>
                <w:sz w:val="24"/>
                <w:szCs w:val="24"/>
                <w:lang w:bidi="fa-IR"/>
              </w:rPr>
              <w:t xml:space="preserve">, </w:t>
            </w:r>
            <w:r>
              <w:rPr>
                <w:rFonts w:ascii="Crimson Pro" w:hAnsi="Crimson Pro" w:cs="Times New Roman"/>
                <w:b/>
                <w:bCs/>
                <w:sz w:val="24"/>
                <w:szCs w:val="24"/>
                <w:lang w:bidi="fa-IR"/>
              </w:rPr>
              <w:t>Fourth Author</w:t>
            </w:r>
            <w:r>
              <w:rPr>
                <w:rFonts w:ascii="Crimson Pro" w:hAnsi="Crimson Pro" w:cs="Times New Roman"/>
                <w:b/>
                <w:bCs/>
                <w:sz w:val="24"/>
                <w:szCs w:val="24"/>
                <w:vertAlign w:val="superscript"/>
                <w:lang w:bidi="fa-IR"/>
              </w:rPr>
              <w:t>4</w:t>
            </w:r>
            <w:r w:rsidR="009145C4">
              <w:rPr>
                <w:rFonts w:ascii="Crimson Pro" w:hAnsi="Crimson Pro" w:cs="Times New Roman"/>
                <w:b/>
                <w:bCs/>
                <w:sz w:val="24"/>
                <w:szCs w:val="24"/>
                <w:lang w:bidi="fa-IR"/>
              </w:rPr>
              <w:t xml:space="preserve">, </w:t>
            </w:r>
            <w:r>
              <w:rPr>
                <w:rFonts w:ascii="Crimson Pro" w:hAnsi="Crimson Pro" w:cs="Times New Roman"/>
                <w:b/>
                <w:bCs/>
                <w:sz w:val="24"/>
                <w:szCs w:val="24"/>
                <w:lang w:bidi="fa-IR"/>
              </w:rPr>
              <w:t>Fifth Author</w:t>
            </w:r>
            <w:r>
              <w:rPr>
                <w:rFonts w:ascii="Crimson Pro" w:hAnsi="Crimson Pro" w:cs="Times New Roman"/>
                <w:b/>
                <w:bCs/>
                <w:sz w:val="24"/>
                <w:szCs w:val="24"/>
                <w:vertAlign w:val="superscript"/>
                <w:lang w:bidi="fa-IR"/>
              </w:rPr>
              <w:t>5</w:t>
            </w:r>
          </w:p>
          <w:p w14:paraId="58189CD3" w14:textId="0F78B2BB" w:rsidR="009145C4" w:rsidRDefault="009145C4" w:rsidP="00A64B9A">
            <w:pPr>
              <w:jc w:val="both"/>
              <w:rPr>
                <w:rFonts w:ascii="Crimson Pro" w:hAnsi="Crimson Pro" w:cstheme="majorBidi"/>
                <w:sz w:val="20"/>
                <w:szCs w:val="20"/>
                <w:lang w:bidi="fa-IR"/>
              </w:rPr>
            </w:pPr>
            <w:r w:rsidRPr="00F633CF">
              <w:rPr>
                <w:rFonts w:ascii="Crimson Pro" w:hAnsi="Crimson Pro" w:cstheme="majorBidi"/>
                <w:sz w:val="20"/>
                <w:szCs w:val="20"/>
                <w:vertAlign w:val="superscript"/>
                <w:lang w:bidi="fa-IR"/>
              </w:rPr>
              <w:t>1</w:t>
            </w:r>
            <w:r w:rsidR="00042817">
              <w:rPr>
                <w:rFonts w:ascii="Crimson Pro" w:hAnsi="Crimson Pro" w:cstheme="majorBidi"/>
                <w:sz w:val="20"/>
                <w:szCs w:val="20"/>
                <w:vertAlign w:val="superscript"/>
                <w:lang w:bidi="fa-IR"/>
              </w:rPr>
              <w:t xml:space="preserve"> </w:t>
            </w:r>
            <w:r w:rsidR="00042817" w:rsidRPr="00042817">
              <w:rPr>
                <w:rFonts w:ascii="Crimson Pro" w:hAnsi="Crimson Pro" w:cstheme="majorBidi"/>
                <w:sz w:val="20"/>
                <w:szCs w:val="20"/>
                <w:lang w:bidi="fa-IR"/>
              </w:rPr>
              <w:t xml:space="preserve">Ph.D. Student, </w:t>
            </w:r>
            <w:r w:rsidR="00042817" w:rsidRPr="00B64675">
              <w:rPr>
                <w:rFonts w:ascii="Crimson Pro" w:hAnsi="Crimson Pro" w:cstheme="majorBidi"/>
                <w:sz w:val="20"/>
                <w:szCs w:val="20"/>
                <w:lang w:bidi="fa-IR"/>
              </w:rPr>
              <w:t xml:space="preserve">Faculty of </w:t>
            </w:r>
            <w:r w:rsidR="00042817">
              <w:rPr>
                <w:rFonts w:ascii="Crimson Pro" w:hAnsi="Crimson Pro" w:cstheme="majorBidi"/>
                <w:sz w:val="20"/>
                <w:szCs w:val="20"/>
                <w:lang w:bidi="fa-IR"/>
              </w:rPr>
              <w:t>…</w:t>
            </w:r>
            <w:r w:rsidR="00042817">
              <w:rPr>
                <w:rFonts w:ascii="Crimson Pro" w:hAnsi="Crimson Pro"/>
                <w:sz w:val="20"/>
                <w:szCs w:val="20"/>
                <w:lang w:bidi="fa-IR"/>
              </w:rPr>
              <w:t xml:space="preserve">, </w:t>
            </w:r>
            <w:r w:rsidR="00042817">
              <w:rPr>
                <w:rFonts w:ascii="Crimson Pro" w:hAnsi="Crimson Pro" w:cstheme="majorBidi"/>
                <w:sz w:val="20"/>
                <w:szCs w:val="20"/>
                <w:lang w:bidi="fa-IR"/>
              </w:rPr>
              <w:t>University of …, City …., Country …</w:t>
            </w:r>
          </w:p>
          <w:p w14:paraId="4345247E" w14:textId="166E4395" w:rsidR="009145C4" w:rsidRDefault="00042817" w:rsidP="00A64B9A">
            <w:pPr>
              <w:jc w:val="both"/>
              <w:rPr>
                <w:rFonts w:ascii="Crimson Pro" w:hAnsi="Crimson Pro" w:cstheme="majorBidi"/>
                <w:sz w:val="20"/>
                <w:szCs w:val="20"/>
                <w:vertAlign w:val="superscript"/>
                <w:lang w:bidi="fa-IR"/>
              </w:rPr>
            </w:pPr>
            <w:r>
              <w:rPr>
                <w:rFonts w:ascii="Crimson Pro" w:hAnsi="Crimson Pro" w:cstheme="majorBidi"/>
                <w:sz w:val="20"/>
                <w:szCs w:val="20"/>
                <w:vertAlign w:val="superscript"/>
                <w:lang w:bidi="fa-IR"/>
              </w:rPr>
              <w:t xml:space="preserve">2 </w:t>
            </w:r>
            <w:r w:rsidR="009145C4" w:rsidRPr="00F633CF">
              <w:rPr>
                <w:rFonts w:ascii="Crimson Pro" w:hAnsi="Crimson Pro" w:cstheme="majorBidi"/>
                <w:sz w:val="20"/>
                <w:szCs w:val="20"/>
                <w:lang w:bidi="fa-IR"/>
              </w:rPr>
              <w:t>Researcher</w:t>
            </w:r>
            <w:r w:rsidR="009145C4">
              <w:rPr>
                <w:rFonts w:ascii="Crimson Pro" w:hAnsi="Crimson Pro" w:cstheme="majorBidi"/>
                <w:sz w:val="20"/>
                <w:szCs w:val="20"/>
                <w:lang w:bidi="fa-IR"/>
              </w:rPr>
              <w:t xml:space="preserve">, </w:t>
            </w:r>
            <w:r w:rsidRPr="00B64675">
              <w:rPr>
                <w:rFonts w:ascii="Crimson Pro" w:hAnsi="Crimson Pro" w:cstheme="majorBidi"/>
                <w:sz w:val="20"/>
                <w:szCs w:val="20"/>
                <w:lang w:bidi="fa-IR"/>
              </w:rPr>
              <w:t xml:space="preserve">Faculty of </w:t>
            </w:r>
            <w:r>
              <w:rPr>
                <w:rFonts w:ascii="Crimson Pro" w:hAnsi="Crimson Pro" w:cstheme="majorBidi"/>
                <w:sz w:val="20"/>
                <w:szCs w:val="20"/>
                <w:lang w:bidi="fa-IR"/>
              </w:rPr>
              <w:t>…</w:t>
            </w:r>
            <w:r>
              <w:rPr>
                <w:rFonts w:ascii="Crimson Pro" w:hAnsi="Crimson Pro"/>
                <w:sz w:val="20"/>
                <w:szCs w:val="20"/>
                <w:lang w:bidi="fa-IR"/>
              </w:rPr>
              <w:t xml:space="preserve">, </w:t>
            </w:r>
            <w:r>
              <w:rPr>
                <w:rFonts w:ascii="Crimson Pro" w:hAnsi="Crimson Pro" w:cstheme="majorBidi"/>
                <w:sz w:val="20"/>
                <w:szCs w:val="20"/>
                <w:lang w:bidi="fa-IR"/>
              </w:rPr>
              <w:t>University of …, City …., Country …</w:t>
            </w:r>
          </w:p>
          <w:p w14:paraId="0F10DFC6" w14:textId="2F492DDE" w:rsidR="009145C4" w:rsidRDefault="00042817" w:rsidP="00A64B9A">
            <w:pPr>
              <w:jc w:val="both"/>
              <w:rPr>
                <w:rFonts w:ascii="Crimson Pro" w:hAnsi="Crimson Pro" w:cstheme="majorBidi"/>
                <w:sz w:val="20"/>
                <w:szCs w:val="20"/>
                <w:lang w:bidi="fa-IR"/>
              </w:rPr>
            </w:pPr>
            <w:r>
              <w:rPr>
                <w:rFonts w:ascii="Crimson Pro" w:hAnsi="Crimson Pro" w:cstheme="majorBidi"/>
                <w:sz w:val="20"/>
                <w:szCs w:val="20"/>
                <w:vertAlign w:val="superscript"/>
                <w:lang w:bidi="fa-IR"/>
              </w:rPr>
              <w:t xml:space="preserve">3 </w:t>
            </w:r>
            <w:r w:rsidR="009145C4" w:rsidRPr="00F633CF">
              <w:rPr>
                <w:rFonts w:ascii="Crimson Pro" w:hAnsi="Crimson Pro" w:cstheme="majorBidi"/>
                <w:sz w:val="20"/>
                <w:szCs w:val="20"/>
                <w:lang w:bidi="fa-IR"/>
              </w:rPr>
              <w:t xml:space="preserve">Assistant </w:t>
            </w:r>
            <w:r>
              <w:rPr>
                <w:rFonts w:ascii="Crimson Pro" w:hAnsi="Crimson Pro" w:cstheme="majorBidi"/>
                <w:sz w:val="20"/>
                <w:szCs w:val="20"/>
                <w:lang w:bidi="fa-IR"/>
              </w:rPr>
              <w:t>P</w:t>
            </w:r>
            <w:r w:rsidR="009145C4" w:rsidRPr="00F633CF">
              <w:rPr>
                <w:rFonts w:ascii="Crimson Pro" w:hAnsi="Crimson Pro" w:cstheme="majorBidi"/>
                <w:sz w:val="20"/>
                <w:szCs w:val="20"/>
                <w:lang w:bidi="fa-IR"/>
              </w:rPr>
              <w:t>rofessor</w:t>
            </w:r>
            <w:r w:rsidR="009145C4">
              <w:rPr>
                <w:rFonts w:ascii="Crimson Pro" w:hAnsi="Crimson Pro" w:cstheme="majorBidi"/>
                <w:sz w:val="20"/>
                <w:szCs w:val="20"/>
                <w:lang w:bidi="fa-IR"/>
              </w:rPr>
              <w:t xml:space="preserve">, </w:t>
            </w:r>
            <w:r w:rsidR="009145C4" w:rsidRPr="00B64675">
              <w:rPr>
                <w:rFonts w:ascii="Crimson Pro" w:hAnsi="Crimson Pro" w:cstheme="majorBidi"/>
                <w:sz w:val="20"/>
                <w:szCs w:val="20"/>
                <w:lang w:bidi="fa-IR"/>
              </w:rPr>
              <w:t xml:space="preserve">Faculty of </w:t>
            </w:r>
            <w:r>
              <w:rPr>
                <w:rFonts w:ascii="Crimson Pro" w:hAnsi="Crimson Pro" w:cstheme="majorBidi"/>
                <w:sz w:val="20"/>
                <w:szCs w:val="20"/>
                <w:lang w:bidi="fa-IR"/>
              </w:rPr>
              <w:t>…</w:t>
            </w:r>
            <w:r w:rsidR="009145C4">
              <w:rPr>
                <w:rFonts w:ascii="Crimson Pro" w:hAnsi="Crimson Pro"/>
                <w:sz w:val="20"/>
                <w:szCs w:val="20"/>
                <w:lang w:bidi="fa-IR"/>
              </w:rPr>
              <w:t xml:space="preserve">, </w:t>
            </w:r>
            <w:r>
              <w:rPr>
                <w:rFonts w:ascii="Crimson Pro" w:hAnsi="Crimson Pro" w:cstheme="majorBidi"/>
                <w:sz w:val="20"/>
                <w:szCs w:val="20"/>
                <w:lang w:bidi="fa-IR"/>
              </w:rPr>
              <w:t>University of …</w:t>
            </w:r>
            <w:r w:rsidR="009145C4">
              <w:rPr>
                <w:rFonts w:ascii="Crimson Pro" w:hAnsi="Crimson Pro" w:cstheme="majorBidi"/>
                <w:sz w:val="20"/>
                <w:szCs w:val="20"/>
                <w:lang w:bidi="fa-IR"/>
              </w:rPr>
              <w:t xml:space="preserve">, </w:t>
            </w:r>
            <w:r>
              <w:rPr>
                <w:rFonts w:ascii="Crimson Pro" w:hAnsi="Crimson Pro" w:cstheme="majorBidi"/>
                <w:sz w:val="20"/>
                <w:szCs w:val="20"/>
                <w:lang w:bidi="fa-IR"/>
              </w:rPr>
              <w:t>City ….</w:t>
            </w:r>
            <w:r w:rsidR="009145C4">
              <w:rPr>
                <w:rFonts w:ascii="Crimson Pro" w:hAnsi="Crimson Pro" w:cstheme="majorBidi"/>
                <w:sz w:val="20"/>
                <w:szCs w:val="20"/>
                <w:lang w:bidi="fa-IR"/>
              </w:rPr>
              <w:t xml:space="preserve">, </w:t>
            </w:r>
            <w:r>
              <w:rPr>
                <w:rFonts w:ascii="Crimson Pro" w:hAnsi="Crimson Pro" w:cstheme="majorBidi"/>
                <w:sz w:val="20"/>
                <w:szCs w:val="20"/>
                <w:lang w:bidi="fa-IR"/>
              </w:rPr>
              <w:t>Country …</w:t>
            </w:r>
          </w:p>
          <w:p w14:paraId="322A974E" w14:textId="4C631C21" w:rsidR="00042817" w:rsidRDefault="00042817" w:rsidP="00A64B9A">
            <w:pPr>
              <w:jc w:val="both"/>
              <w:rPr>
                <w:rFonts w:ascii="Crimson Pro" w:hAnsi="Crimson Pro" w:cstheme="majorBidi"/>
                <w:sz w:val="20"/>
                <w:szCs w:val="20"/>
                <w:lang w:bidi="fa-IR"/>
              </w:rPr>
            </w:pPr>
            <w:r>
              <w:rPr>
                <w:rFonts w:ascii="Crimson Pro" w:hAnsi="Crimson Pro" w:cstheme="majorBidi"/>
                <w:sz w:val="20"/>
                <w:szCs w:val="20"/>
                <w:vertAlign w:val="superscript"/>
                <w:lang w:bidi="fa-IR"/>
              </w:rPr>
              <w:t xml:space="preserve">4 </w:t>
            </w:r>
            <w:r>
              <w:rPr>
                <w:rFonts w:ascii="Crimson Pro" w:hAnsi="Crimson Pro" w:cstheme="majorBidi"/>
                <w:sz w:val="20"/>
                <w:szCs w:val="20"/>
                <w:lang w:bidi="fa-IR"/>
              </w:rPr>
              <w:t>Associate</w:t>
            </w:r>
            <w:r w:rsidRPr="00F633CF">
              <w:rPr>
                <w:rFonts w:ascii="Crimson Pro" w:hAnsi="Crimson Pro" w:cstheme="majorBidi"/>
                <w:sz w:val="20"/>
                <w:szCs w:val="20"/>
                <w:lang w:bidi="fa-IR"/>
              </w:rPr>
              <w:t xml:space="preserve"> </w:t>
            </w:r>
            <w:r>
              <w:rPr>
                <w:rFonts w:ascii="Crimson Pro" w:hAnsi="Crimson Pro" w:cstheme="majorBidi"/>
                <w:sz w:val="20"/>
                <w:szCs w:val="20"/>
                <w:lang w:bidi="fa-IR"/>
              </w:rPr>
              <w:t>P</w:t>
            </w:r>
            <w:r w:rsidRPr="00F633CF">
              <w:rPr>
                <w:rFonts w:ascii="Crimson Pro" w:hAnsi="Crimson Pro" w:cstheme="majorBidi"/>
                <w:sz w:val="20"/>
                <w:szCs w:val="20"/>
                <w:lang w:bidi="fa-IR"/>
              </w:rPr>
              <w:t>rofessor</w:t>
            </w:r>
            <w:r>
              <w:rPr>
                <w:rFonts w:ascii="Crimson Pro" w:hAnsi="Crimson Pro" w:cstheme="majorBidi"/>
                <w:sz w:val="20"/>
                <w:szCs w:val="20"/>
                <w:lang w:bidi="fa-IR"/>
              </w:rPr>
              <w:t xml:space="preserve">, </w:t>
            </w:r>
            <w:r w:rsidRPr="00B64675">
              <w:rPr>
                <w:rFonts w:ascii="Crimson Pro" w:hAnsi="Crimson Pro" w:cstheme="majorBidi"/>
                <w:sz w:val="20"/>
                <w:szCs w:val="20"/>
                <w:lang w:bidi="fa-IR"/>
              </w:rPr>
              <w:t xml:space="preserve">Faculty of </w:t>
            </w:r>
            <w:r>
              <w:rPr>
                <w:rFonts w:ascii="Crimson Pro" w:hAnsi="Crimson Pro" w:cstheme="majorBidi"/>
                <w:sz w:val="20"/>
                <w:szCs w:val="20"/>
                <w:lang w:bidi="fa-IR"/>
              </w:rPr>
              <w:t>…</w:t>
            </w:r>
            <w:r>
              <w:rPr>
                <w:rFonts w:ascii="Crimson Pro" w:hAnsi="Crimson Pro"/>
                <w:sz w:val="20"/>
                <w:szCs w:val="20"/>
                <w:lang w:bidi="fa-IR"/>
              </w:rPr>
              <w:t xml:space="preserve">, </w:t>
            </w:r>
            <w:r>
              <w:rPr>
                <w:rFonts w:ascii="Crimson Pro" w:hAnsi="Crimson Pro" w:cstheme="majorBidi"/>
                <w:sz w:val="20"/>
                <w:szCs w:val="20"/>
                <w:lang w:bidi="fa-IR"/>
              </w:rPr>
              <w:t>University of …, City …., Country …</w:t>
            </w:r>
          </w:p>
          <w:p w14:paraId="4E95C772" w14:textId="113AF500" w:rsidR="00042817" w:rsidRPr="007D3994" w:rsidRDefault="00042817" w:rsidP="00A64B9A">
            <w:pPr>
              <w:jc w:val="both"/>
              <w:rPr>
                <w:rFonts w:ascii="Crimson Pro" w:hAnsi="Crimson Pro" w:cstheme="majorBidi"/>
                <w:sz w:val="20"/>
                <w:szCs w:val="20"/>
                <w:rtl/>
                <w:lang w:bidi="fa-IR"/>
              </w:rPr>
            </w:pPr>
            <w:r>
              <w:rPr>
                <w:rFonts w:ascii="Crimson Pro" w:hAnsi="Crimson Pro" w:cstheme="majorBidi"/>
                <w:sz w:val="20"/>
                <w:szCs w:val="20"/>
                <w:vertAlign w:val="superscript"/>
                <w:lang w:bidi="fa-IR"/>
              </w:rPr>
              <w:t xml:space="preserve">5 </w:t>
            </w:r>
            <w:r>
              <w:rPr>
                <w:rFonts w:ascii="Crimson Pro" w:hAnsi="Crimson Pro" w:cstheme="majorBidi"/>
                <w:sz w:val="20"/>
                <w:szCs w:val="20"/>
                <w:lang w:bidi="fa-IR"/>
              </w:rPr>
              <w:t>P</w:t>
            </w:r>
            <w:r w:rsidRPr="00F633CF">
              <w:rPr>
                <w:rFonts w:ascii="Crimson Pro" w:hAnsi="Crimson Pro" w:cstheme="majorBidi"/>
                <w:sz w:val="20"/>
                <w:szCs w:val="20"/>
                <w:lang w:bidi="fa-IR"/>
              </w:rPr>
              <w:t>rofessor</w:t>
            </w:r>
            <w:r>
              <w:rPr>
                <w:rFonts w:ascii="Crimson Pro" w:hAnsi="Crimson Pro" w:cstheme="majorBidi"/>
                <w:sz w:val="20"/>
                <w:szCs w:val="20"/>
                <w:lang w:bidi="fa-IR"/>
              </w:rPr>
              <w:t xml:space="preserve">, </w:t>
            </w:r>
            <w:r w:rsidRPr="00B64675">
              <w:rPr>
                <w:rFonts w:ascii="Crimson Pro" w:hAnsi="Crimson Pro" w:cstheme="majorBidi"/>
                <w:sz w:val="20"/>
                <w:szCs w:val="20"/>
                <w:lang w:bidi="fa-IR"/>
              </w:rPr>
              <w:t xml:space="preserve">Faculty of </w:t>
            </w:r>
            <w:r>
              <w:rPr>
                <w:rFonts w:ascii="Crimson Pro" w:hAnsi="Crimson Pro" w:cstheme="majorBidi"/>
                <w:sz w:val="20"/>
                <w:szCs w:val="20"/>
                <w:lang w:bidi="fa-IR"/>
              </w:rPr>
              <w:t>…</w:t>
            </w:r>
            <w:r>
              <w:rPr>
                <w:rFonts w:ascii="Crimson Pro" w:hAnsi="Crimson Pro"/>
                <w:sz w:val="20"/>
                <w:szCs w:val="20"/>
                <w:lang w:bidi="fa-IR"/>
              </w:rPr>
              <w:t xml:space="preserve">, </w:t>
            </w:r>
            <w:r>
              <w:rPr>
                <w:rFonts w:ascii="Crimson Pro" w:hAnsi="Crimson Pro" w:cstheme="majorBidi"/>
                <w:sz w:val="20"/>
                <w:szCs w:val="20"/>
                <w:lang w:bidi="fa-IR"/>
              </w:rPr>
              <w:t>University of …, City …., Country …</w:t>
            </w:r>
          </w:p>
        </w:tc>
      </w:tr>
      <w:tr w:rsidR="009145C4" w14:paraId="357D1FE6" w14:textId="77777777" w:rsidTr="00FB6198">
        <w:trPr>
          <w:trHeight w:val="400"/>
        </w:trPr>
        <w:tc>
          <w:tcPr>
            <w:tcW w:w="3203" w:type="dxa"/>
            <w:tcBorders>
              <w:left w:val="nil"/>
              <w:bottom w:val="single" w:sz="4" w:space="0" w:color="auto"/>
              <w:right w:val="nil"/>
            </w:tcBorders>
            <w:vAlign w:val="center"/>
          </w:tcPr>
          <w:p w14:paraId="54C6F3B0" w14:textId="77777777" w:rsidR="009145C4" w:rsidRPr="00CF630E" w:rsidRDefault="009145C4" w:rsidP="00FB6198">
            <w:pPr>
              <w:rPr>
                <w:rFonts w:ascii="Crimson Pro" w:hAnsi="Crimson Pro"/>
                <w:sz w:val="24"/>
                <w:szCs w:val="24"/>
              </w:rPr>
            </w:pPr>
            <w:r w:rsidRPr="00CF630E">
              <w:rPr>
                <w:rFonts w:ascii="Crimson Pro" w:hAnsi="Crimson Pro" w:cs="Gulliver"/>
                <w:sz w:val="24"/>
                <w:szCs w:val="24"/>
              </w:rPr>
              <w:t>A R T I C L E    I N F O</w:t>
            </w:r>
          </w:p>
        </w:tc>
        <w:tc>
          <w:tcPr>
            <w:tcW w:w="482" w:type="dxa"/>
            <w:tcBorders>
              <w:top w:val="nil"/>
              <w:left w:val="nil"/>
              <w:bottom w:val="nil"/>
              <w:right w:val="nil"/>
            </w:tcBorders>
            <w:vAlign w:val="center"/>
          </w:tcPr>
          <w:p w14:paraId="6F7F83C5" w14:textId="77777777" w:rsidR="009145C4" w:rsidRPr="00CF630E" w:rsidRDefault="009145C4" w:rsidP="00FB6198">
            <w:pPr>
              <w:bidi/>
              <w:jc w:val="center"/>
              <w:rPr>
                <w:sz w:val="24"/>
                <w:szCs w:val="24"/>
              </w:rPr>
            </w:pPr>
          </w:p>
        </w:tc>
        <w:tc>
          <w:tcPr>
            <w:tcW w:w="5926" w:type="dxa"/>
            <w:tcBorders>
              <w:top w:val="single" w:sz="4" w:space="0" w:color="auto"/>
              <w:left w:val="nil"/>
              <w:bottom w:val="single" w:sz="4" w:space="0" w:color="auto"/>
              <w:right w:val="nil"/>
            </w:tcBorders>
            <w:vAlign w:val="center"/>
          </w:tcPr>
          <w:p w14:paraId="09EF1ECC" w14:textId="77777777" w:rsidR="009145C4" w:rsidRPr="00CF630E" w:rsidRDefault="009145C4" w:rsidP="00FB6198">
            <w:pPr>
              <w:rPr>
                <w:rFonts w:ascii="Crimson Pro" w:hAnsi="Crimson Pro"/>
                <w:sz w:val="24"/>
                <w:szCs w:val="24"/>
              </w:rPr>
            </w:pPr>
            <w:r w:rsidRPr="00CF630E">
              <w:rPr>
                <w:rFonts w:ascii="Crimson Pro" w:hAnsi="Crimson Pro" w:cs="Gulliver"/>
                <w:sz w:val="24"/>
                <w:szCs w:val="24"/>
              </w:rPr>
              <w:t>A B S T R A C T</w:t>
            </w:r>
          </w:p>
        </w:tc>
      </w:tr>
      <w:tr w:rsidR="009145C4" w:rsidRPr="00CF630E" w14:paraId="6263DF02" w14:textId="77777777" w:rsidTr="00A54FC0">
        <w:trPr>
          <w:trHeight w:val="1516"/>
        </w:trPr>
        <w:tc>
          <w:tcPr>
            <w:tcW w:w="3203" w:type="dxa"/>
            <w:tcBorders>
              <w:left w:val="nil"/>
              <w:bottom w:val="single" w:sz="4" w:space="0" w:color="auto"/>
              <w:right w:val="nil"/>
            </w:tcBorders>
            <w:vAlign w:val="center"/>
          </w:tcPr>
          <w:p w14:paraId="1C3D7F57" w14:textId="77777777" w:rsidR="009145C4" w:rsidRPr="00CF630E" w:rsidRDefault="009145C4" w:rsidP="00A64B9A">
            <w:pPr>
              <w:autoSpaceDE w:val="0"/>
              <w:autoSpaceDN w:val="0"/>
              <w:adjustRightInd w:val="0"/>
              <w:spacing w:line="276" w:lineRule="auto"/>
              <w:jc w:val="both"/>
              <w:rPr>
                <w:rFonts w:ascii="Crimson Pro" w:hAnsi="Crimson Pro" w:cs="Gulliver-Italic"/>
                <w:i/>
                <w:iCs/>
                <w:sz w:val="18"/>
                <w:szCs w:val="18"/>
              </w:rPr>
            </w:pPr>
            <w:r w:rsidRPr="00CF630E">
              <w:rPr>
                <w:rFonts w:ascii="Crimson Pro" w:hAnsi="Crimson Pro" w:cs="Gulliver-Italic"/>
                <w:i/>
                <w:iCs/>
                <w:sz w:val="18"/>
                <w:szCs w:val="18"/>
              </w:rPr>
              <w:t>Article history:</w:t>
            </w:r>
          </w:p>
          <w:p w14:paraId="3A8D2A61" w14:textId="58A2BD9D" w:rsidR="003966C3" w:rsidRPr="00D719EE" w:rsidRDefault="003966C3" w:rsidP="00A64B9A">
            <w:pPr>
              <w:spacing w:line="276" w:lineRule="auto"/>
              <w:jc w:val="both"/>
              <w:rPr>
                <w:rFonts w:ascii="Crimson Pro" w:hAnsi="Crimson Pro" w:cs="Gulliver"/>
                <w:sz w:val="18"/>
                <w:szCs w:val="18"/>
              </w:rPr>
            </w:pPr>
            <w:r>
              <w:rPr>
                <w:rFonts w:ascii="Crimson Pro" w:hAnsi="Crimson Pro" w:cs="Gulliver"/>
                <w:sz w:val="18"/>
                <w:szCs w:val="18"/>
              </w:rPr>
              <w:t>A</w:t>
            </w:r>
            <w:r w:rsidRPr="00D719EE">
              <w:rPr>
                <w:rFonts w:ascii="Crimson Pro" w:hAnsi="Crimson Pro" w:cs="Gulliver"/>
                <w:sz w:val="18"/>
                <w:szCs w:val="18"/>
              </w:rPr>
              <w:t xml:space="preserve">rticle Type: </w:t>
            </w:r>
            <w:r>
              <w:rPr>
                <w:rFonts w:ascii="Crimson Pro" w:hAnsi="Crimson Pro" w:cs="Gulliver"/>
                <w:sz w:val="18"/>
                <w:szCs w:val="18"/>
              </w:rPr>
              <w:t>Research paper</w:t>
            </w:r>
          </w:p>
          <w:p w14:paraId="7E4AFCB3" w14:textId="4D0604E0" w:rsidR="009145C4" w:rsidRPr="00CF630E" w:rsidRDefault="009145C4" w:rsidP="00A64B9A">
            <w:pPr>
              <w:autoSpaceDE w:val="0"/>
              <w:autoSpaceDN w:val="0"/>
              <w:adjustRightInd w:val="0"/>
              <w:spacing w:line="276" w:lineRule="auto"/>
              <w:jc w:val="both"/>
              <w:rPr>
                <w:rFonts w:ascii="Crimson Pro" w:hAnsi="Crimson Pro" w:cs="Gulliver"/>
                <w:sz w:val="18"/>
                <w:szCs w:val="18"/>
              </w:rPr>
            </w:pPr>
            <w:r w:rsidRPr="00CF630E">
              <w:rPr>
                <w:rFonts w:ascii="Crimson Pro" w:hAnsi="Crimson Pro" w:cs="Gulliver"/>
                <w:sz w:val="18"/>
                <w:szCs w:val="18"/>
              </w:rPr>
              <w:t>Received</w:t>
            </w:r>
            <w:r w:rsidR="003966C3">
              <w:rPr>
                <w:rFonts w:ascii="Crimson Pro" w:hAnsi="Crimson Pro" w:cs="Gulliver"/>
                <w:sz w:val="18"/>
                <w:szCs w:val="18"/>
              </w:rPr>
              <w:t>:</w:t>
            </w:r>
            <w:r w:rsidRPr="00CF630E">
              <w:rPr>
                <w:rFonts w:ascii="Crimson Pro" w:hAnsi="Crimson Pro" w:cs="Gulliver"/>
                <w:sz w:val="18"/>
                <w:szCs w:val="18"/>
              </w:rPr>
              <w:t xml:space="preserve"> 29 October </w:t>
            </w:r>
            <w:r>
              <w:rPr>
                <w:rFonts w:ascii="Crimson Pro" w:hAnsi="Crimson Pro" w:cs="Gulliver"/>
                <w:sz w:val="18"/>
                <w:szCs w:val="18"/>
              </w:rPr>
              <w:t>2021</w:t>
            </w:r>
          </w:p>
          <w:p w14:paraId="1DCD65E7" w14:textId="7AF5DDCA" w:rsidR="009145C4" w:rsidRPr="00CF630E" w:rsidRDefault="009145C4" w:rsidP="00A64B9A">
            <w:pPr>
              <w:autoSpaceDE w:val="0"/>
              <w:autoSpaceDN w:val="0"/>
              <w:adjustRightInd w:val="0"/>
              <w:spacing w:line="276" w:lineRule="auto"/>
              <w:jc w:val="both"/>
              <w:rPr>
                <w:rFonts w:ascii="Crimson Pro" w:hAnsi="Crimson Pro" w:cs="Gulliver"/>
                <w:sz w:val="18"/>
                <w:szCs w:val="18"/>
              </w:rPr>
            </w:pPr>
            <w:r w:rsidRPr="00CF630E">
              <w:rPr>
                <w:rFonts w:ascii="Crimson Pro" w:hAnsi="Crimson Pro" w:cs="Gulliver"/>
                <w:sz w:val="18"/>
                <w:szCs w:val="18"/>
              </w:rPr>
              <w:t>Received in revised form</w:t>
            </w:r>
            <w:r w:rsidR="003966C3">
              <w:rPr>
                <w:rFonts w:ascii="Crimson Pro" w:hAnsi="Crimson Pro" w:cs="Gulliver"/>
                <w:sz w:val="18"/>
                <w:szCs w:val="18"/>
              </w:rPr>
              <w:t>:</w:t>
            </w:r>
            <w:r w:rsidRPr="00CF630E">
              <w:rPr>
                <w:rFonts w:ascii="Crimson Pro" w:hAnsi="Crimson Pro" w:cs="Gulliver"/>
                <w:sz w:val="18"/>
                <w:szCs w:val="18"/>
              </w:rPr>
              <w:t xml:space="preserve"> 7 December </w:t>
            </w:r>
            <w:r>
              <w:rPr>
                <w:rFonts w:ascii="Crimson Pro" w:hAnsi="Crimson Pro" w:cs="Gulliver"/>
                <w:sz w:val="18"/>
                <w:szCs w:val="18"/>
              </w:rPr>
              <w:t>2021</w:t>
            </w:r>
          </w:p>
          <w:p w14:paraId="6BCB0098" w14:textId="454A751C" w:rsidR="009145C4" w:rsidRPr="00CF630E" w:rsidRDefault="009145C4" w:rsidP="00A64B9A">
            <w:pPr>
              <w:autoSpaceDE w:val="0"/>
              <w:autoSpaceDN w:val="0"/>
              <w:adjustRightInd w:val="0"/>
              <w:spacing w:line="276" w:lineRule="auto"/>
              <w:jc w:val="both"/>
              <w:rPr>
                <w:rFonts w:ascii="Crimson Pro" w:hAnsi="Crimson Pro" w:cs="Gulliver"/>
                <w:sz w:val="18"/>
                <w:szCs w:val="18"/>
              </w:rPr>
            </w:pPr>
            <w:r w:rsidRPr="00CF630E">
              <w:rPr>
                <w:rFonts w:ascii="Crimson Pro" w:hAnsi="Crimson Pro" w:cs="Gulliver"/>
                <w:sz w:val="18"/>
                <w:szCs w:val="18"/>
              </w:rPr>
              <w:t>Accepted</w:t>
            </w:r>
            <w:r w:rsidR="003966C3">
              <w:rPr>
                <w:rFonts w:ascii="Crimson Pro" w:hAnsi="Crimson Pro" w:cs="Gulliver"/>
                <w:sz w:val="18"/>
                <w:szCs w:val="18"/>
              </w:rPr>
              <w:t>:</w:t>
            </w:r>
            <w:r w:rsidRPr="00CF630E">
              <w:rPr>
                <w:rFonts w:ascii="Crimson Pro" w:hAnsi="Crimson Pro" w:cs="Gulliver"/>
                <w:sz w:val="18"/>
                <w:szCs w:val="18"/>
              </w:rPr>
              <w:t xml:space="preserve"> 8 December </w:t>
            </w:r>
            <w:r>
              <w:rPr>
                <w:rFonts w:ascii="Crimson Pro" w:hAnsi="Crimson Pro" w:cs="Gulliver"/>
                <w:sz w:val="18"/>
                <w:szCs w:val="18"/>
              </w:rPr>
              <w:t>2021</w:t>
            </w:r>
          </w:p>
          <w:p w14:paraId="65E2B177" w14:textId="547B8E35" w:rsidR="009145C4" w:rsidRDefault="009145C4" w:rsidP="00A64B9A">
            <w:pPr>
              <w:spacing w:line="276" w:lineRule="auto"/>
              <w:jc w:val="both"/>
              <w:rPr>
                <w:rFonts w:ascii="Crimson Pro" w:hAnsi="Crimson Pro" w:cs="Gulliver"/>
                <w:sz w:val="18"/>
                <w:szCs w:val="18"/>
              </w:rPr>
            </w:pPr>
            <w:r w:rsidRPr="00CF630E">
              <w:rPr>
                <w:rFonts w:ascii="Crimson Pro" w:hAnsi="Crimson Pro" w:cs="Gulliver"/>
                <w:sz w:val="18"/>
                <w:szCs w:val="18"/>
              </w:rPr>
              <w:t>Available online</w:t>
            </w:r>
            <w:r w:rsidR="003966C3">
              <w:rPr>
                <w:rFonts w:ascii="Crimson Pro" w:hAnsi="Crimson Pro" w:cs="Gulliver"/>
                <w:sz w:val="18"/>
                <w:szCs w:val="18"/>
              </w:rPr>
              <w:t>:</w:t>
            </w:r>
            <w:r w:rsidRPr="00CF630E">
              <w:rPr>
                <w:rFonts w:ascii="Crimson Pro" w:hAnsi="Crimson Pro" w:cs="Gulliver"/>
                <w:sz w:val="18"/>
                <w:szCs w:val="18"/>
              </w:rPr>
              <w:t xml:space="preserve"> 13 December </w:t>
            </w:r>
            <w:r>
              <w:rPr>
                <w:rFonts w:ascii="Crimson Pro" w:hAnsi="Crimson Pro" w:cs="Gulliver"/>
                <w:sz w:val="18"/>
                <w:szCs w:val="18"/>
              </w:rPr>
              <w:t>2021</w:t>
            </w:r>
          </w:p>
          <w:p w14:paraId="71206A72" w14:textId="0E8FD93E" w:rsidR="009145C4" w:rsidRPr="00083B60" w:rsidRDefault="009145C4" w:rsidP="00A64B9A">
            <w:pPr>
              <w:spacing w:line="276" w:lineRule="auto"/>
              <w:jc w:val="both"/>
            </w:pPr>
            <w:r w:rsidRPr="00083B60">
              <w:rPr>
                <w:rFonts w:ascii="Crimson Pro" w:hAnsi="Crimson Pro" w:cs="Gulliver"/>
                <w:sz w:val="18"/>
                <w:szCs w:val="18"/>
                <w:vertAlign w:val="superscript"/>
              </w:rPr>
              <w:t>*</w:t>
            </w:r>
            <w:r w:rsidRPr="00083B60">
              <w:rPr>
                <w:rFonts w:ascii="Crimson Pro" w:hAnsi="Crimson Pro" w:cs="Gulliver"/>
                <w:sz w:val="18"/>
                <w:szCs w:val="18"/>
              </w:rPr>
              <w:t>Correspondence</w:t>
            </w:r>
            <w:r>
              <w:rPr>
                <w:rFonts w:ascii="Crimson Pro" w:hAnsi="Crimson Pro" w:cs="Gulliver"/>
                <w:sz w:val="18"/>
                <w:szCs w:val="18"/>
              </w:rPr>
              <w:t xml:space="preserve">: </w:t>
            </w:r>
            <w:r w:rsidR="003966C3" w:rsidRPr="003966C3">
              <w:rPr>
                <w:rFonts w:ascii="Crimson Pro" w:hAnsi="Crimson Pro" w:cs="Gulliver"/>
                <w:sz w:val="18"/>
                <w:szCs w:val="18"/>
              </w:rPr>
              <w:t>emailaddress@emailprovider.com</w:t>
            </w:r>
          </w:p>
        </w:tc>
        <w:tc>
          <w:tcPr>
            <w:tcW w:w="482" w:type="dxa"/>
            <w:tcBorders>
              <w:top w:val="nil"/>
              <w:left w:val="nil"/>
              <w:bottom w:val="nil"/>
              <w:right w:val="nil"/>
            </w:tcBorders>
            <w:vAlign w:val="center"/>
          </w:tcPr>
          <w:p w14:paraId="03A08916" w14:textId="77777777" w:rsidR="009145C4" w:rsidRDefault="009145C4" w:rsidP="00FB6198">
            <w:pPr>
              <w:bidi/>
              <w:jc w:val="center"/>
            </w:pPr>
          </w:p>
        </w:tc>
        <w:tc>
          <w:tcPr>
            <w:tcW w:w="5926" w:type="dxa"/>
            <w:vMerge w:val="restart"/>
            <w:tcBorders>
              <w:top w:val="single" w:sz="4" w:space="0" w:color="auto"/>
              <w:left w:val="nil"/>
              <w:right w:val="nil"/>
            </w:tcBorders>
          </w:tcPr>
          <w:p w14:paraId="0A4159E3" w14:textId="047EDA7B" w:rsidR="009145C4" w:rsidRDefault="005B07E1" w:rsidP="00A54FC0">
            <w:pPr>
              <w:autoSpaceDE w:val="0"/>
              <w:autoSpaceDN w:val="0"/>
              <w:adjustRightInd w:val="0"/>
              <w:jc w:val="center"/>
              <w:rPr>
                <w:rFonts w:cs="2  Nazanin"/>
                <w:b/>
                <w:bCs/>
                <w:sz w:val="28"/>
                <w:szCs w:val="28"/>
                <w:rtl/>
              </w:rPr>
            </w:pPr>
            <w:r w:rsidRPr="005B07E1">
              <w:rPr>
                <w:rFonts w:ascii="Crimson Pro" w:hAnsi="Crimson Pro" w:cs="Gulliver"/>
                <w:sz w:val="18"/>
                <w:szCs w:val="18"/>
              </w:rPr>
              <w:t>The abstract should be written with 100 to 200 words (</w:t>
            </w:r>
            <w:r>
              <w:rPr>
                <w:rFonts w:ascii="Crimson Pro" w:hAnsi="Crimson Pro" w:cs="Gulliver"/>
                <w:sz w:val="18"/>
                <w:szCs w:val="18"/>
              </w:rPr>
              <w:t>Crimson Pro</w:t>
            </w:r>
            <w:r w:rsidRPr="005B07E1">
              <w:rPr>
                <w:rFonts w:ascii="Crimson Pro" w:hAnsi="Crimson Pro" w:cs="Gulliver"/>
                <w:sz w:val="18"/>
                <w:szCs w:val="18"/>
              </w:rPr>
              <w:t xml:space="preserve"> 9)</w:t>
            </w:r>
            <w:r w:rsidR="009145C4" w:rsidRPr="004939AD">
              <w:rPr>
                <w:rFonts w:ascii="Crimson Pro" w:hAnsi="Crimson Pro" w:cs="Gulliver"/>
                <w:sz w:val="18"/>
                <w:szCs w:val="18"/>
              </w:rPr>
              <w:t>.</w:t>
            </w:r>
          </w:p>
          <w:p w14:paraId="40B7B33C" w14:textId="3024AE59" w:rsidR="009145C4" w:rsidRPr="009145C4" w:rsidRDefault="009145C4" w:rsidP="00A54FC0">
            <w:pPr>
              <w:jc w:val="center"/>
              <w:rPr>
                <w:rFonts w:ascii="Crimson Pro" w:hAnsi="Crimson Pro" w:cs="Gulliver"/>
                <w:sz w:val="18"/>
                <w:szCs w:val="18"/>
              </w:rPr>
            </w:pPr>
          </w:p>
        </w:tc>
      </w:tr>
      <w:tr w:rsidR="00200BBE" w:rsidRPr="00CF630E" w14:paraId="30348DAB" w14:textId="77777777" w:rsidTr="00067AC0">
        <w:trPr>
          <w:trHeight w:val="1516"/>
        </w:trPr>
        <w:tc>
          <w:tcPr>
            <w:tcW w:w="3203" w:type="dxa"/>
            <w:tcBorders>
              <w:left w:val="nil"/>
              <w:right w:val="nil"/>
            </w:tcBorders>
          </w:tcPr>
          <w:p w14:paraId="62E9ACC5" w14:textId="77777777" w:rsidR="00200BBE" w:rsidRPr="00CF630E" w:rsidRDefault="00200BBE" w:rsidP="00A64B9A">
            <w:pPr>
              <w:autoSpaceDE w:val="0"/>
              <w:autoSpaceDN w:val="0"/>
              <w:adjustRightInd w:val="0"/>
              <w:spacing w:line="276" w:lineRule="auto"/>
              <w:jc w:val="both"/>
              <w:rPr>
                <w:rFonts w:ascii="Crimson Pro" w:hAnsi="Crimson Pro" w:cs="Gulliver"/>
                <w:i/>
                <w:iCs/>
                <w:sz w:val="18"/>
                <w:szCs w:val="18"/>
              </w:rPr>
            </w:pPr>
            <w:r w:rsidRPr="00CF630E">
              <w:rPr>
                <w:rFonts w:ascii="Crimson Pro" w:hAnsi="Crimson Pro" w:cs="Gulliver"/>
                <w:i/>
                <w:iCs/>
                <w:sz w:val="18"/>
                <w:szCs w:val="18"/>
              </w:rPr>
              <w:t>Keywords:</w:t>
            </w:r>
          </w:p>
          <w:p w14:paraId="3995F6FB" w14:textId="77777777" w:rsidR="00200BBE" w:rsidRPr="00CF630E" w:rsidRDefault="00200BBE" w:rsidP="00A64B9A">
            <w:pPr>
              <w:autoSpaceDE w:val="0"/>
              <w:autoSpaceDN w:val="0"/>
              <w:adjustRightInd w:val="0"/>
              <w:spacing w:line="276" w:lineRule="auto"/>
              <w:jc w:val="both"/>
              <w:rPr>
                <w:rFonts w:ascii="Crimson Pro" w:hAnsi="Crimson Pro" w:cs="Gulliver"/>
                <w:sz w:val="18"/>
                <w:szCs w:val="18"/>
              </w:rPr>
            </w:pPr>
            <w:r>
              <w:rPr>
                <w:rFonts w:ascii="Crimson Pro" w:hAnsi="Crimson Pro" w:cs="Gulliver"/>
                <w:sz w:val="18"/>
                <w:szCs w:val="18"/>
              </w:rPr>
              <w:t>…</w:t>
            </w:r>
          </w:p>
          <w:p w14:paraId="4930C6DC" w14:textId="77777777" w:rsidR="00200BBE" w:rsidRPr="00CF630E" w:rsidRDefault="00200BBE" w:rsidP="00A64B9A">
            <w:pPr>
              <w:autoSpaceDE w:val="0"/>
              <w:autoSpaceDN w:val="0"/>
              <w:adjustRightInd w:val="0"/>
              <w:spacing w:line="276" w:lineRule="auto"/>
              <w:jc w:val="both"/>
              <w:rPr>
                <w:rFonts w:ascii="Crimson Pro" w:hAnsi="Crimson Pro" w:cs="Gulliver"/>
                <w:sz w:val="18"/>
                <w:szCs w:val="18"/>
              </w:rPr>
            </w:pPr>
            <w:r>
              <w:rPr>
                <w:rFonts w:ascii="Crimson Pro" w:hAnsi="Crimson Pro" w:cs="Gulliver"/>
                <w:sz w:val="18"/>
                <w:szCs w:val="18"/>
              </w:rPr>
              <w:t>…</w:t>
            </w:r>
          </w:p>
          <w:p w14:paraId="6F49D14B" w14:textId="77777777" w:rsidR="00200BBE" w:rsidRPr="00CF630E" w:rsidRDefault="00200BBE" w:rsidP="00A64B9A">
            <w:pPr>
              <w:autoSpaceDE w:val="0"/>
              <w:autoSpaceDN w:val="0"/>
              <w:adjustRightInd w:val="0"/>
              <w:spacing w:line="276" w:lineRule="auto"/>
              <w:jc w:val="both"/>
              <w:rPr>
                <w:rFonts w:ascii="Crimson Pro" w:hAnsi="Crimson Pro" w:cs="Gulliver"/>
                <w:sz w:val="18"/>
                <w:szCs w:val="18"/>
              </w:rPr>
            </w:pPr>
            <w:r>
              <w:rPr>
                <w:rFonts w:ascii="Crimson Pro" w:hAnsi="Crimson Pro" w:cs="Gulliver"/>
                <w:sz w:val="18"/>
                <w:szCs w:val="18"/>
              </w:rPr>
              <w:t>…</w:t>
            </w:r>
          </w:p>
          <w:p w14:paraId="7DEF0F3F" w14:textId="77777777" w:rsidR="00200BBE" w:rsidRPr="00CF630E" w:rsidRDefault="00200BBE" w:rsidP="00A64B9A">
            <w:pPr>
              <w:autoSpaceDE w:val="0"/>
              <w:autoSpaceDN w:val="0"/>
              <w:adjustRightInd w:val="0"/>
              <w:spacing w:line="276" w:lineRule="auto"/>
              <w:jc w:val="both"/>
              <w:rPr>
                <w:rFonts w:ascii="Crimson Pro" w:hAnsi="Crimson Pro" w:cs="Gulliver"/>
                <w:sz w:val="18"/>
                <w:szCs w:val="18"/>
              </w:rPr>
            </w:pPr>
            <w:r>
              <w:rPr>
                <w:rFonts w:ascii="Crimson Pro" w:hAnsi="Crimson Pro" w:cs="Gulliver"/>
                <w:sz w:val="18"/>
                <w:szCs w:val="18"/>
              </w:rPr>
              <w:t>…</w:t>
            </w:r>
          </w:p>
          <w:p w14:paraId="3174DB9E" w14:textId="5728DE65" w:rsidR="00200BBE" w:rsidRPr="00623B2A" w:rsidRDefault="00200BBE" w:rsidP="00FB6198">
            <w:pPr>
              <w:jc w:val="both"/>
              <w:rPr>
                <w:rFonts w:ascii="Crimson Pro" w:hAnsi="Crimson Pro" w:cs="Gulliver"/>
                <w:sz w:val="18"/>
                <w:szCs w:val="18"/>
              </w:rPr>
            </w:pPr>
            <w:r>
              <w:rPr>
                <w:rFonts w:ascii="Crimson Pro" w:hAnsi="Crimson Pro" w:cs="Gulliver"/>
                <w:sz w:val="18"/>
                <w:szCs w:val="18"/>
              </w:rPr>
              <w:t>…</w:t>
            </w:r>
          </w:p>
        </w:tc>
        <w:tc>
          <w:tcPr>
            <w:tcW w:w="482" w:type="dxa"/>
            <w:vMerge w:val="restart"/>
            <w:tcBorders>
              <w:left w:val="nil"/>
              <w:right w:val="nil"/>
            </w:tcBorders>
            <w:vAlign w:val="center"/>
          </w:tcPr>
          <w:p w14:paraId="6B1A1470" w14:textId="77777777" w:rsidR="00200BBE" w:rsidRDefault="00200BBE" w:rsidP="00FB6198">
            <w:pPr>
              <w:bidi/>
              <w:jc w:val="center"/>
            </w:pPr>
          </w:p>
          <w:p w14:paraId="628EF6EF" w14:textId="77777777" w:rsidR="00200BBE" w:rsidRDefault="00200BBE" w:rsidP="00FB6198">
            <w:pPr>
              <w:bidi/>
            </w:pPr>
          </w:p>
        </w:tc>
        <w:tc>
          <w:tcPr>
            <w:tcW w:w="5926" w:type="dxa"/>
            <w:vMerge/>
            <w:tcBorders>
              <w:left w:val="nil"/>
              <w:right w:val="nil"/>
            </w:tcBorders>
            <w:vAlign w:val="center"/>
          </w:tcPr>
          <w:p w14:paraId="21A41E8B" w14:textId="77777777" w:rsidR="00200BBE" w:rsidRPr="00CF630E" w:rsidRDefault="00200BBE" w:rsidP="00FB6198">
            <w:pPr>
              <w:bidi/>
              <w:jc w:val="center"/>
              <w:rPr>
                <w:rFonts w:ascii="Crimson Pro" w:hAnsi="Crimson Pro"/>
                <w:sz w:val="18"/>
                <w:szCs w:val="18"/>
              </w:rPr>
            </w:pPr>
          </w:p>
        </w:tc>
      </w:tr>
      <w:tr w:rsidR="00200BBE" w:rsidRPr="00CF630E" w14:paraId="78E9436A" w14:textId="77777777" w:rsidTr="00FB6198">
        <w:trPr>
          <w:trHeight w:val="1516"/>
        </w:trPr>
        <w:tc>
          <w:tcPr>
            <w:tcW w:w="3203" w:type="dxa"/>
            <w:tcBorders>
              <w:left w:val="nil"/>
              <w:right w:val="nil"/>
            </w:tcBorders>
          </w:tcPr>
          <w:p w14:paraId="67F2A266" w14:textId="6C90EEDF" w:rsidR="00200BBE" w:rsidRPr="004939AD" w:rsidRDefault="00200BBE" w:rsidP="00A64B9A">
            <w:pPr>
              <w:autoSpaceDE w:val="0"/>
              <w:autoSpaceDN w:val="0"/>
              <w:adjustRightInd w:val="0"/>
              <w:spacing w:line="276" w:lineRule="auto"/>
              <w:jc w:val="both"/>
              <w:rPr>
                <w:rFonts w:ascii="Crimson Pro" w:hAnsi="Crimson Pro" w:cs="Gulliver"/>
                <w:sz w:val="18"/>
                <w:szCs w:val="18"/>
              </w:rPr>
            </w:pPr>
          </w:p>
        </w:tc>
        <w:tc>
          <w:tcPr>
            <w:tcW w:w="482" w:type="dxa"/>
            <w:vMerge/>
            <w:tcBorders>
              <w:left w:val="nil"/>
              <w:right w:val="nil"/>
            </w:tcBorders>
            <w:vAlign w:val="center"/>
          </w:tcPr>
          <w:p w14:paraId="624D0073" w14:textId="77777777" w:rsidR="00200BBE" w:rsidRDefault="00200BBE" w:rsidP="00FB6198">
            <w:pPr>
              <w:bidi/>
            </w:pPr>
          </w:p>
        </w:tc>
        <w:tc>
          <w:tcPr>
            <w:tcW w:w="5926" w:type="dxa"/>
            <w:vMerge/>
            <w:tcBorders>
              <w:left w:val="nil"/>
              <w:right w:val="nil"/>
            </w:tcBorders>
            <w:vAlign w:val="center"/>
          </w:tcPr>
          <w:p w14:paraId="3F1738C2" w14:textId="77777777" w:rsidR="00200BBE" w:rsidRPr="00CF630E" w:rsidRDefault="00200BBE" w:rsidP="00FB6198">
            <w:pPr>
              <w:bidi/>
              <w:jc w:val="center"/>
              <w:rPr>
                <w:rFonts w:ascii="Crimson Pro" w:hAnsi="Crimson Pro"/>
                <w:sz w:val="18"/>
                <w:szCs w:val="18"/>
              </w:rPr>
            </w:pPr>
          </w:p>
        </w:tc>
      </w:tr>
    </w:tbl>
    <w:p w14:paraId="27CC2AA7" w14:textId="28856509" w:rsidR="009145C4" w:rsidRPr="009145C4" w:rsidRDefault="009145C4" w:rsidP="009145C4">
      <w:pPr>
        <w:bidi/>
        <w:rPr>
          <w:rFonts w:cs="2  Nazanin"/>
          <w:sz w:val="28"/>
          <w:szCs w:val="28"/>
          <w:rtl/>
          <w:lang w:bidi="fa-IR"/>
        </w:rPr>
        <w:sectPr w:rsidR="009145C4" w:rsidRPr="009145C4" w:rsidSect="00D47432">
          <w:headerReference w:type="even" r:id="rId18"/>
          <w:headerReference w:type="default" r:id="rId19"/>
          <w:headerReference w:type="first" r:id="rId20"/>
          <w:footerReference w:type="first" r:id="rId21"/>
          <w:pgSz w:w="12240" w:h="15840"/>
          <w:pgMar w:top="1440" w:right="1440" w:bottom="1440" w:left="1440" w:header="2880" w:footer="720" w:gutter="0"/>
          <w:cols w:space="720"/>
          <w:titlePg/>
          <w:docGrid w:linePitch="360"/>
        </w:sectPr>
      </w:pPr>
    </w:p>
    <w:p w14:paraId="15214A81" w14:textId="73ADD8E7" w:rsidR="00CB1769" w:rsidRPr="00FD3B7B" w:rsidRDefault="00CB1769" w:rsidP="00C62F0E">
      <w:pPr>
        <w:tabs>
          <w:tab w:val="left" w:pos="4138"/>
        </w:tabs>
        <w:jc w:val="both"/>
        <w:rPr>
          <w:rFonts w:cs="2  Nazanin"/>
          <w:b/>
          <w:bCs/>
          <w:sz w:val="28"/>
          <w:szCs w:val="28"/>
        </w:rPr>
      </w:pPr>
    </w:p>
    <w:sectPr w:rsidR="00CB1769" w:rsidRPr="00FD3B7B" w:rsidSect="009145C4">
      <w:headerReference w:type="first" r:id="rId22"/>
      <w:footerReference w:type="first" r:id="rId23"/>
      <w:pgSz w:w="12240" w:h="15840"/>
      <w:pgMar w:top="1440" w:right="1440" w:bottom="1440" w:left="1440" w:header="720" w:footer="720" w:gutter="0"/>
      <w:cols w:space="720"/>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20AB00" w14:textId="77777777" w:rsidR="00DD1C92" w:rsidRDefault="00DD1C92" w:rsidP="009225CE">
      <w:pPr>
        <w:spacing w:after="0" w:line="240" w:lineRule="auto"/>
      </w:pPr>
      <w:r>
        <w:separator/>
      </w:r>
    </w:p>
  </w:endnote>
  <w:endnote w:type="continuationSeparator" w:id="0">
    <w:p w14:paraId="1907C368" w14:textId="77777777" w:rsidR="00DD1C92" w:rsidRDefault="00DD1C92" w:rsidP="00922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Segoe UI">
    <w:panose1 w:val="020B0502040204020203"/>
    <w:charset w:val="00"/>
    <w:family w:val="swiss"/>
    <w:pitch w:val="variable"/>
    <w:sig w:usb0="E10022FF" w:usb1="C000E47F" w:usb2="00000029" w:usb3="00000000" w:csb0="000001DF" w:csb1="00000000"/>
  </w:font>
  <w:font w:name="B Nazanin">
    <w:altName w:val="Courier New"/>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rimson Pro">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2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 w:name="Gulliver">
    <w:altName w:val="Calibri"/>
    <w:panose1 w:val="00000000000000000000"/>
    <w:charset w:val="00"/>
    <w:family w:val="auto"/>
    <w:notTrueType/>
    <w:pitch w:val="default"/>
    <w:sig w:usb0="00000003" w:usb1="00000000" w:usb2="00000000" w:usb3="00000000" w:csb0="00000001" w:csb1="00000000"/>
  </w:font>
  <w:font w:name="Gulliver-Italic">
    <w:altName w:val="Calibri"/>
    <w:panose1 w:val="00000000000000000000"/>
    <w:charset w:val="00"/>
    <w:family w:val="auto"/>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5504D0" w14:textId="42B27D67" w:rsidR="00075394" w:rsidRDefault="00BF43AA">
    <w:pPr>
      <w:pStyle w:val="Footer"/>
    </w:pPr>
    <w:r w:rsidRPr="003A6DFD">
      <w:rPr>
        <w:i/>
        <w:iCs/>
        <w:noProof/>
        <w:lang w:bidi="fa-IR"/>
      </w:rPr>
      <mc:AlternateContent>
        <mc:Choice Requires="wps">
          <w:drawing>
            <wp:anchor distT="0" distB="0" distL="114300" distR="114300" simplePos="0" relativeHeight="251695616" behindDoc="0" locked="0" layoutInCell="1" allowOverlap="1" wp14:anchorId="5481A153" wp14:editId="78B1B336">
              <wp:simplePos x="0" y="0"/>
              <wp:positionH relativeFrom="margin">
                <wp:posOffset>2879979</wp:posOffset>
              </wp:positionH>
              <wp:positionV relativeFrom="paragraph">
                <wp:posOffset>-210185</wp:posOffset>
              </wp:positionV>
              <wp:extent cx="3148965" cy="246490"/>
              <wp:effectExtent l="0" t="0" r="0" b="1270"/>
              <wp:wrapNone/>
              <wp:docPr id="16" name="Text Box 16"/>
              <wp:cNvGraphicFramePr/>
              <a:graphic xmlns:a="http://schemas.openxmlformats.org/drawingml/2006/main">
                <a:graphicData uri="http://schemas.microsoft.com/office/word/2010/wordprocessingShape">
                  <wps:wsp>
                    <wps:cNvSpPr txBox="1"/>
                    <wps:spPr>
                      <a:xfrm>
                        <a:off x="0" y="0"/>
                        <a:ext cx="3148965" cy="246490"/>
                      </a:xfrm>
                      <a:prstGeom prst="rect">
                        <a:avLst/>
                      </a:prstGeom>
                      <a:noFill/>
                      <a:ln w="6350">
                        <a:noFill/>
                      </a:ln>
                    </wps:spPr>
                    <wps:txbx>
                      <w:txbxContent>
                        <w:p w14:paraId="4F1DBB97" w14:textId="77777777" w:rsidR="00BF43AA" w:rsidRPr="00FD65A0" w:rsidRDefault="00BF43AA" w:rsidP="00BF43AA">
                          <w:pPr>
                            <w:bidi/>
                            <w:jc w:val="center"/>
                            <w:rPr>
                              <w:rFonts w:cs="B Nazanin"/>
                              <w:b/>
                              <w:bCs/>
                              <w:sz w:val="18"/>
                              <w:szCs w:val="18"/>
                              <w:rtl/>
                              <w:lang w:bidi="fa-IR"/>
                            </w:rPr>
                          </w:pPr>
                          <w:r w:rsidRPr="005140B0">
                            <w:rPr>
                              <w:rFonts w:cs="B Nazanin" w:hint="cs"/>
                              <w:b/>
                              <w:bCs/>
                              <w:sz w:val="18"/>
                              <w:szCs w:val="18"/>
                              <w:rtl/>
                              <w:lang w:bidi="fa-IR"/>
                            </w:rPr>
                            <w:t>پژوهش</w:t>
                          </w:r>
                          <w:r w:rsidRPr="005140B0">
                            <w:rPr>
                              <w:rFonts w:cs="B Nazanin"/>
                              <w:b/>
                              <w:bCs/>
                              <w:sz w:val="18"/>
                              <w:szCs w:val="18"/>
                              <w:rtl/>
                              <w:lang w:bidi="fa-IR"/>
                            </w:rPr>
                            <w:t xml:space="preserve"> </w:t>
                          </w:r>
                          <w:r w:rsidRPr="005140B0">
                            <w:rPr>
                              <w:rFonts w:cs="B Nazanin" w:hint="cs"/>
                              <w:b/>
                              <w:bCs/>
                              <w:sz w:val="18"/>
                              <w:szCs w:val="18"/>
                              <w:rtl/>
                              <w:lang w:bidi="fa-IR"/>
                            </w:rPr>
                            <w:t>در</w:t>
                          </w:r>
                          <w:r w:rsidRPr="005140B0">
                            <w:rPr>
                              <w:rFonts w:cs="B Nazanin"/>
                              <w:b/>
                              <w:bCs/>
                              <w:sz w:val="18"/>
                              <w:szCs w:val="18"/>
                              <w:rtl/>
                              <w:lang w:bidi="fa-IR"/>
                            </w:rPr>
                            <w:t xml:space="preserve"> </w:t>
                          </w:r>
                          <w:r w:rsidRPr="005140B0">
                            <w:rPr>
                              <w:rFonts w:cs="B Nazanin" w:hint="cs"/>
                              <w:b/>
                              <w:bCs/>
                              <w:sz w:val="18"/>
                              <w:szCs w:val="18"/>
                              <w:rtl/>
                              <w:lang w:bidi="fa-IR"/>
                            </w:rPr>
                            <w:t>ایمنی،</w:t>
                          </w:r>
                          <w:r w:rsidRPr="005140B0">
                            <w:rPr>
                              <w:rFonts w:cs="B Nazanin"/>
                              <w:b/>
                              <w:bCs/>
                              <w:sz w:val="18"/>
                              <w:szCs w:val="18"/>
                              <w:rtl/>
                              <w:lang w:bidi="fa-IR"/>
                            </w:rPr>
                            <w:t xml:space="preserve"> </w:t>
                          </w:r>
                          <w:r w:rsidRPr="005140B0">
                            <w:rPr>
                              <w:rFonts w:cs="B Nazanin" w:hint="cs"/>
                              <w:b/>
                              <w:bCs/>
                              <w:sz w:val="18"/>
                              <w:szCs w:val="18"/>
                              <w:rtl/>
                              <w:lang w:bidi="fa-IR"/>
                            </w:rPr>
                            <w:t>سلامت</w:t>
                          </w:r>
                          <w:r w:rsidRPr="005140B0">
                            <w:rPr>
                              <w:rFonts w:cs="B Nazanin"/>
                              <w:b/>
                              <w:bCs/>
                              <w:sz w:val="18"/>
                              <w:szCs w:val="18"/>
                              <w:rtl/>
                              <w:lang w:bidi="fa-IR"/>
                            </w:rPr>
                            <w:t xml:space="preserve"> </w:t>
                          </w:r>
                          <w:r w:rsidRPr="005140B0">
                            <w:rPr>
                              <w:rFonts w:cs="B Nazanin" w:hint="cs"/>
                              <w:b/>
                              <w:bCs/>
                              <w:sz w:val="18"/>
                              <w:szCs w:val="18"/>
                              <w:rtl/>
                              <w:lang w:bidi="fa-IR"/>
                            </w:rPr>
                            <w:t>و</w:t>
                          </w:r>
                          <w:r w:rsidRPr="005140B0">
                            <w:rPr>
                              <w:rFonts w:cs="B Nazanin"/>
                              <w:b/>
                              <w:bCs/>
                              <w:sz w:val="18"/>
                              <w:szCs w:val="18"/>
                              <w:rtl/>
                              <w:lang w:bidi="fa-IR"/>
                            </w:rPr>
                            <w:t xml:space="preserve"> </w:t>
                          </w:r>
                          <w:r w:rsidRPr="005140B0">
                            <w:rPr>
                              <w:rFonts w:cs="B Nazanin" w:hint="cs"/>
                              <w:b/>
                              <w:bCs/>
                              <w:sz w:val="18"/>
                              <w:szCs w:val="18"/>
                              <w:rtl/>
                              <w:lang w:bidi="fa-IR"/>
                            </w:rPr>
                            <w:t>محیط</w:t>
                          </w:r>
                          <w:r w:rsidRPr="005140B0">
                            <w:rPr>
                              <w:rFonts w:cs="B Nazanin"/>
                              <w:b/>
                              <w:bCs/>
                              <w:sz w:val="18"/>
                              <w:szCs w:val="18"/>
                              <w:rtl/>
                              <w:lang w:bidi="fa-IR"/>
                            </w:rPr>
                            <w:t xml:space="preserve"> </w:t>
                          </w:r>
                          <w:r w:rsidRPr="005140B0">
                            <w:rPr>
                              <w:rFonts w:cs="B Nazanin" w:hint="cs"/>
                              <w:b/>
                              <w:bCs/>
                              <w:sz w:val="18"/>
                              <w:szCs w:val="18"/>
                              <w:rtl/>
                              <w:lang w:bidi="fa-IR"/>
                            </w:rPr>
                            <w:t>زیست</w:t>
                          </w:r>
                          <w:r w:rsidRPr="005140B0">
                            <w:rPr>
                              <w:rFonts w:cs="B Nazanin"/>
                              <w:b/>
                              <w:bCs/>
                              <w:sz w:val="18"/>
                              <w:szCs w:val="18"/>
                              <w:rtl/>
                              <w:lang w:bidi="fa-IR"/>
                            </w:rPr>
                            <w:t xml:space="preserve"> </w:t>
                          </w:r>
                          <w:r w:rsidRPr="00FD65A0">
                            <w:rPr>
                              <w:rFonts w:cs="B Nazanin" w:hint="cs"/>
                              <w:b/>
                              <w:bCs/>
                              <w:sz w:val="18"/>
                              <w:szCs w:val="18"/>
                              <w:rtl/>
                              <w:lang w:bidi="fa-IR"/>
                            </w:rPr>
                            <w:t>/ سال</w:t>
                          </w:r>
                          <w:r>
                            <w:rPr>
                              <w:rFonts w:cs="B Nazanin" w:hint="cs"/>
                              <w:b/>
                              <w:bCs/>
                              <w:sz w:val="18"/>
                              <w:szCs w:val="18"/>
                              <w:rtl/>
                              <w:lang w:bidi="fa-IR"/>
                            </w:rPr>
                            <w:t>1403</w:t>
                          </w:r>
                          <w:r w:rsidRPr="00FD65A0">
                            <w:rPr>
                              <w:rFonts w:cs="B Nazanin" w:hint="cs"/>
                              <w:b/>
                              <w:bCs/>
                              <w:sz w:val="18"/>
                              <w:szCs w:val="18"/>
                              <w:rtl/>
                              <w:lang w:bidi="fa-IR"/>
                            </w:rPr>
                            <w:t xml:space="preserve">/ دوره </w:t>
                          </w:r>
                          <w:r>
                            <w:rPr>
                              <w:rFonts w:cs="B Nazanin" w:hint="cs"/>
                              <w:b/>
                              <w:bCs/>
                              <w:sz w:val="18"/>
                              <w:szCs w:val="18"/>
                              <w:rtl/>
                              <w:lang w:bidi="fa-IR"/>
                            </w:rPr>
                            <w:t>2</w:t>
                          </w:r>
                          <w:r w:rsidRPr="00FD65A0">
                            <w:rPr>
                              <w:rFonts w:cs="B Nazanin" w:hint="cs"/>
                              <w:b/>
                              <w:bCs/>
                              <w:sz w:val="18"/>
                              <w:szCs w:val="18"/>
                              <w:rtl/>
                              <w:lang w:bidi="fa-IR"/>
                            </w:rPr>
                            <w:t>/ شماره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5481A153" id="_x0000_t202" coordsize="21600,21600" o:spt="202" path="m,l,21600r21600,l21600,xe">
              <v:stroke joinstyle="miter"/>
              <v:path gradientshapeok="t" o:connecttype="rect"/>
            </v:shapetype>
            <v:shape id="Text Box 16" o:spid="_x0000_s1029" type="#_x0000_t202" style="position:absolute;margin-left:226.75pt;margin-top:-16.55pt;width:247.95pt;height:19.4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" filled="f" stroked="f" strokeweight=".5pt">
              <v:textbox>
                <w:txbxContent>
                  <w:p w14:paraId="4F1DBB97" w14:textId="77777777" w:rsidR="00BF43AA" w:rsidRPr="00FD65A0" w:rsidRDefault="00BF43AA" w:rsidP="00BF43AA">
                    <w:pPr>
                      <w:bidi/>
                      <w:jc w:val="center"/>
                      <w:rPr>
                        <w:rFonts w:cs="B Nazanin"/>
                        <w:b/>
                        <w:bCs/>
                        <w:sz w:val="18"/>
                        <w:szCs w:val="18"/>
                        <w:rtl/>
                        <w:lang w:bidi="fa-IR"/>
                      </w:rPr>
                    </w:pPr>
                    <w:r w:rsidRPr="005140B0">
                      <w:rPr>
                        <w:rFonts w:cs="B Nazanin" w:hint="cs"/>
                        <w:b/>
                        <w:bCs/>
                        <w:sz w:val="18"/>
                        <w:szCs w:val="18"/>
                        <w:rtl/>
                        <w:lang w:bidi="fa-IR"/>
                      </w:rPr>
                      <w:t>پژوهش</w:t>
                    </w:r>
                    <w:r w:rsidRPr="005140B0">
                      <w:rPr>
                        <w:rFonts w:cs="B Nazanin"/>
                        <w:b/>
                        <w:bCs/>
                        <w:sz w:val="18"/>
                        <w:szCs w:val="18"/>
                        <w:rtl/>
                        <w:lang w:bidi="fa-IR"/>
                      </w:rPr>
                      <w:t xml:space="preserve"> </w:t>
                    </w:r>
                    <w:r w:rsidRPr="005140B0">
                      <w:rPr>
                        <w:rFonts w:cs="B Nazanin" w:hint="cs"/>
                        <w:b/>
                        <w:bCs/>
                        <w:sz w:val="18"/>
                        <w:szCs w:val="18"/>
                        <w:rtl/>
                        <w:lang w:bidi="fa-IR"/>
                      </w:rPr>
                      <w:t>در</w:t>
                    </w:r>
                    <w:r w:rsidRPr="005140B0">
                      <w:rPr>
                        <w:rFonts w:cs="B Nazanin"/>
                        <w:b/>
                        <w:bCs/>
                        <w:sz w:val="18"/>
                        <w:szCs w:val="18"/>
                        <w:rtl/>
                        <w:lang w:bidi="fa-IR"/>
                      </w:rPr>
                      <w:t xml:space="preserve"> </w:t>
                    </w:r>
                    <w:r w:rsidRPr="005140B0">
                      <w:rPr>
                        <w:rFonts w:cs="B Nazanin" w:hint="cs"/>
                        <w:b/>
                        <w:bCs/>
                        <w:sz w:val="18"/>
                        <w:szCs w:val="18"/>
                        <w:rtl/>
                        <w:lang w:bidi="fa-IR"/>
                      </w:rPr>
                      <w:t>ایمنی،</w:t>
                    </w:r>
                    <w:r w:rsidRPr="005140B0">
                      <w:rPr>
                        <w:rFonts w:cs="B Nazanin"/>
                        <w:b/>
                        <w:bCs/>
                        <w:sz w:val="18"/>
                        <w:szCs w:val="18"/>
                        <w:rtl/>
                        <w:lang w:bidi="fa-IR"/>
                      </w:rPr>
                      <w:t xml:space="preserve"> </w:t>
                    </w:r>
                    <w:r w:rsidRPr="005140B0">
                      <w:rPr>
                        <w:rFonts w:cs="B Nazanin" w:hint="cs"/>
                        <w:b/>
                        <w:bCs/>
                        <w:sz w:val="18"/>
                        <w:szCs w:val="18"/>
                        <w:rtl/>
                        <w:lang w:bidi="fa-IR"/>
                      </w:rPr>
                      <w:t>سلامت</w:t>
                    </w:r>
                    <w:r w:rsidRPr="005140B0">
                      <w:rPr>
                        <w:rFonts w:cs="B Nazanin"/>
                        <w:b/>
                        <w:bCs/>
                        <w:sz w:val="18"/>
                        <w:szCs w:val="18"/>
                        <w:rtl/>
                        <w:lang w:bidi="fa-IR"/>
                      </w:rPr>
                      <w:t xml:space="preserve"> </w:t>
                    </w:r>
                    <w:r w:rsidRPr="005140B0">
                      <w:rPr>
                        <w:rFonts w:cs="B Nazanin" w:hint="cs"/>
                        <w:b/>
                        <w:bCs/>
                        <w:sz w:val="18"/>
                        <w:szCs w:val="18"/>
                        <w:rtl/>
                        <w:lang w:bidi="fa-IR"/>
                      </w:rPr>
                      <w:t>و</w:t>
                    </w:r>
                    <w:r w:rsidRPr="005140B0">
                      <w:rPr>
                        <w:rFonts w:cs="B Nazanin"/>
                        <w:b/>
                        <w:bCs/>
                        <w:sz w:val="18"/>
                        <w:szCs w:val="18"/>
                        <w:rtl/>
                        <w:lang w:bidi="fa-IR"/>
                      </w:rPr>
                      <w:t xml:space="preserve"> </w:t>
                    </w:r>
                    <w:r w:rsidRPr="005140B0">
                      <w:rPr>
                        <w:rFonts w:cs="B Nazanin" w:hint="cs"/>
                        <w:b/>
                        <w:bCs/>
                        <w:sz w:val="18"/>
                        <w:szCs w:val="18"/>
                        <w:rtl/>
                        <w:lang w:bidi="fa-IR"/>
                      </w:rPr>
                      <w:t>محیط</w:t>
                    </w:r>
                    <w:r w:rsidRPr="005140B0">
                      <w:rPr>
                        <w:rFonts w:cs="B Nazanin"/>
                        <w:b/>
                        <w:bCs/>
                        <w:sz w:val="18"/>
                        <w:szCs w:val="18"/>
                        <w:rtl/>
                        <w:lang w:bidi="fa-IR"/>
                      </w:rPr>
                      <w:t xml:space="preserve"> </w:t>
                    </w:r>
                    <w:r w:rsidRPr="005140B0">
                      <w:rPr>
                        <w:rFonts w:cs="B Nazanin" w:hint="cs"/>
                        <w:b/>
                        <w:bCs/>
                        <w:sz w:val="18"/>
                        <w:szCs w:val="18"/>
                        <w:rtl/>
                        <w:lang w:bidi="fa-IR"/>
                      </w:rPr>
                      <w:t>زیست</w:t>
                    </w:r>
                    <w:r w:rsidRPr="005140B0">
                      <w:rPr>
                        <w:rFonts w:cs="B Nazanin"/>
                        <w:b/>
                        <w:bCs/>
                        <w:sz w:val="18"/>
                        <w:szCs w:val="18"/>
                        <w:rtl/>
                        <w:lang w:bidi="fa-IR"/>
                      </w:rPr>
                      <w:t xml:space="preserve"> </w:t>
                    </w:r>
                    <w:r w:rsidRPr="00FD65A0">
                      <w:rPr>
                        <w:rFonts w:cs="B Nazanin" w:hint="cs"/>
                        <w:b/>
                        <w:bCs/>
                        <w:sz w:val="18"/>
                        <w:szCs w:val="18"/>
                        <w:rtl/>
                        <w:lang w:bidi="fa-IR"/>
                      </w:rPr>
                      <w:t>/ سال</w:t>
                    </w:r>
                    <w:r>
                      <w:rPr>
                        <w:rFonts w:cs="B Nazanin" w:hint="cs"/>
                        <w:b/>
                        <w:bCs/>
                        <w:sz w:val="18"/>
                        <w:szCs w:val="18"/>
                        <w:rtl/>
                        <w:lang w:bidi="fa-IR"/>
                      </w:rPr>
                      <w:t>1403</w:t>
                    </w:r>
                    <w:r w:rsidRPr="00FD65A0">
                      <w:rPr>
                        <w:rFonts w:cs="B Nazanin" w:hint="cs"/>
                        <w:b/>
                        <w:bCs/>
                        <w:sz w:val="18"/>
                        <w:szCs w:val="18"/>
                        <w:rtl/>
                        <w:lang w:bidi="fa-IR"/>
                      </w:rPr>
                      <w:t xml:space="preserve">/ دوره </w:t>
                    </w:r>
                    <w:r>
                      <w:rPr>
                        <w:rFonts w:cs="B Nazanin" w:hint="cs"/>
                        <w:b/>
                        <w:bCs/>
                        <w:sz w:val="18"/>
                        <w:szCs w:val="18"/>
                        <w:rtl/>
                        <w:lang w:bidi="fa-IR"/>
                      </w:rPr>
                      <w:t>2</w:t>
                    </w:r>
                    <w:r w:rsidRPr="00FD65A0">
                      <w:rPr>
                        <w:rFonts w:cs="B Nazanin" w:hint="cs"/>
                        <w:b/>
                        <w:bCs/>
                        <w:sz w:val="18"/>
                        <w:szCs w:val="18"/>
                        <w:rtl/>
                        <w:lang w:bidi="fa-IR"/>
                      </w:rPr>
                      <w:t>/ شماره 1</w:t>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A1EBA8" w14:textId="2A608DEB" w:rsidR="00075394" w:rsidRDefault="00BF43AA">
    <w:pPr>
      <w:pStyle w:val="Footer"/>
    </w:pPr>
    <w:r w:rsidRPr="003A6DFD">
      <w:rPr>
        <w:b/>
        <w:bCs/>
        <w:noProof/>
        <w:lang w:bidi="fa-IR"/>
      </w:rPr>
      <mc:AlternateContent>
        <mc:Choice Requires="wps">
          <w:drawing>
            <wp:anchor distT="0" distB="0" distL="114300" distR="114300" simplePos="0" relativeHeight="251697664" behindDoc="0" locked="0" layoutInCell="1" allowOverlap="1" wp14:anchorId="55313C59" wp14:editId="64E72B76">
              <wp:simplePos x="0" y="0"/>
              <wp:positionH relativeFrom="margin">
                <wp:posOffset>-25146</wp:posOffset>
              </wp:positionH>
              <wp:positionV relativeFrom="paragraph">
                <wp:posOffset>-184150</wp:posOffset>
              </wp:positionV>
              <wp:extent cx="3196424" cy="254441"/>
              <wp:effectExtent l="0" t="0" r="0" b="0"/>
              <wp:wrapNone/>
              <wp:docPr id="19" name="Text Box 19"/>
              <wp:cNvGraphicFramePr/>
              <a:graphic xmlns:a="http://schemas.openxmlformats.org/drawingml/2006/main">
                <a:graphicData uri="http://schemas.microsoft.com/office/word/2010/wordprocessingShape">
                  <wps:wsp>
                    <wps:cNvSpPr txBox="1"/>
                    <wps:spPr>
                      <a:xfrm>
                        <a:off x="0" y="0"/>
                        <a:ext cx="3196424" cy="254441"/>
                      </a:xfrm>
                      <a:prstGeom prst="rect">
                        <a:avLst/>
                      </a:prstGeom>
                      <a:noFill/>
                      <a:ln w="6350">
                        <a:noFill/>
                      </a:ln>
                    </wps:spPr>
                    <wps:txbx>
                      <w:txbxContent>
                        <w:p w14:paraId="3EB11432" w14:textId="77777777" w:rsidR="00BF43AA" w:rsidRPr="00F2079F" w:rsidRDefault="00BF43AA" w:rsidP="00BF43AA">
                          <w:pPr>
                            <w:jc w:val="center"/>
                            <w:rPr>
                              <w:rFonts w:cs="B Nazanin"/>
                              <w:b/>
                              <w:bCs/>
                              <w:sz w:val="18"/>
                              <w:szCs w:val="18"/>
                              <w:rtl/>
                              <w:lang w:bidi="fa-IR"/>
                            </w:rPr>
                          </w:pPr>
                          <w:r w:rsidRPr="005140B0">
                            <w:rPr>
                              <w:rFonts w:cs="B Nazanin" w:hint="cs"/>
                              <w:b/>
                              <w:bCs/>
                              <w:sz w:val="18"/>
                              <w:szCs w:val="18"/>
                              <w:rtl/>
                              <w:lang w:bidi="fa-IR"/>
                            </w:rPr>
                            <w:t>پژوهش</w:t>
                          </w:r>
                          <w:r w:rsidRPr="005140B0">
                            <w:rPr>
                              <w:rFonts w:cs="B Nazanin"/>
                              <w:b/>
                              <w:bCs/>
                              <w:sz w:val="18"/>
                              <w:szCs w:val="18"/>
                              <w:rtl/>
                              <w:lang w:bidi="fa-IR"/>
                            </w:rPr>
                            <w:t xml:space="preserve"> </w:t>
                          </w:r>
                          <w:r w:rsidRPr="005140B0">
                            <w:rPr>
                              <w:rFonts w:cs="B Nazanin" w:hint="cs"/>
                              <w:b/>
                              <w:bCs/>
                              <w:sz w:val="18"/>
                              <w:szCs w:val="18"/>
                              <w:rtl/>
                              <w:lang w:bidi="fa-IR"/>
                            </w:rPr>
                            <w:t>در</w:t>
                          </w:r>
                          <w:r w:rsidRPr="005140B0">
                            <w:rPr>
                              <w:rFonts w:cs="B Nazanin"/>
                              <w:b/>
                              <w:bCs/>
                              <w:sz w:val="18"/>
                              <w:szCs w:val="18"/>
                              <w:rtl/>
                              <w:lang w:bidi="fa-IR"/>
                            </w:rPr>
                            <w:t xml:space="preserve"> </w:t>
                          </w:r>
                          <w:r w:rsidRPr="005140B0">
                            <w:rPr>
                              <w:rFonts w:cs="B Nazanin" w:hint="cs"/>
                              <w:b/>
                              <w:bCs/>
                              <w:sz w:val="18"/>
                              <w:szCs w:val="18"/>
                              <w:rtl/>
                              <w:lang w:bidi="fa-IR"/>
                            </w:rPr>
                            <w:t>ایمنی،</w:t>
                          </w:r>
                          <w:r w:rsidRPr="005140B0">
                            <w:rPr>
                              <w:rFonts w:cs="B Nazanin"/>
                              <w:b/>
                              <w:bCs/>
                              <w:sz w:val="18"/>
                              <w:szCs w:val="18"/>
                              <w:rtl/>
                              <w:lang w:bidi="fa-IR"/>
                            </w:rPr>
                            <w:t xml:space="preserve"> </w:t>
                          </w:r>
                          <w:r w:rsidRPr="005140B0">
                            <w:rPr>
                              <w:rFonts w:cs="B Nazanin" w:hint="cs"/>
                              <w:b/>
                              <w:bCs/>
                              <w:sz w:val="18"/>
                              <w:szCs w:val="18"/>
                              <w:rtl/>
                              <w:lang w:bidi="fa-IR"/>
                            </w:rPr>
                            <w:t>سلامت</w:t>
                          </w:r>
                          <w:r w:rsidRPr="005140B0">
                            <w:rPr>
                              <w:rFonts w:cs="B Nazanin"/>
                              <w:b/>
                              <w:bCs/>
                              <w:sz w:val="18"/>
                              <w:szCs w:val="18"/>
                              <w:rtl/>
                              <w:lang w:bidi="fa-IR"/>
                            </w:rPr>
                            <w:t xml:space="preserve"> </w:t>
                          </w:r>
                          <w:r w:rsidRPr="005140B0">
                            <w:rPr>
                              <w:rFonts w:cs="B Nazanin" w:hint="cs"/>
                              <w:b/>
                              <w:bCs/>
                              <w:sz w:val="18"/>
                              <w:szCs w:val="18"/>
                              <w:rtl/>
                              <w:lang w:bidi="fa-IR"/>
                            </w:rPr>
                            <w:t>و</w:t>
                          </w:r>
                          <w:r w:rsidRPr="005140B0">
                            <w:rPr>
                              <w:rFonts w:cs="B Nazanin"/>
                              <w:b/>
                              <w:bCs/>
                              <w:sz w:val="18"/>
                              <w:szCs w:val="18"/>
                              <w:rtl/>
                              <w:lang w:bidi="fa-IR"/>
                            </w:rPr>
                            <w:t xml:space="preserve"> </w:t>
                          </w:r>
                          <w:r w:rsidRPr="005140B0">
                            <w:rPr>
                              <w:rFonts w:cs="B Nazanin" w:hint="cs"/>
                              <w:b/>
                              <w:bCs/>
                              <w:sz w:val="18"/>
                              <w:szCs w:val="18"/>
                              <w:rtl/>
                              <w:lang w:bidi="fa-IR"/>
                            </w:rPr>
                            <w:t>محیط</w:t>
                          </w:r>
                          <w:r w:rsidRPr="005140B0">
                            <w:rPr>
                              <w:rFonts w:cs="B Nazanin"/>
                              <w:b/>
                              <w:bCs/>
                              <w:sz w:val="18"/>
                              <w:szCs w:val="18"/>
                              <w:rtl/>
                              <w:lang w:bidi="fa-IR"/>
                            </w:rPr>
                            <w:t xml:space="preserve"> </w:t>
                          </w:r>
                          <w:r w:rsidRPr="005140B0">
                            <w:rPr>
                              <w:rFonts w:cs="B Nazanin" w:hint="cs"/>
                              <w:b/>
                              <w:bCs/>
                              <w:sz w:val="18"/>
                              <w:szCs w:val="18"/>
                              <w:rtl/>
                              <w:lang w:bidi="fa-IR"/>
                            </w:rPr>
                            <w:t>زیست</w:t>
                          </w:r>
                          <w:r w:rsidRPr="005140B0">
                            <w:rPr>
                              <w:rFonts w:cs="B Nazanin"/>
                              <w:b/>
                              <w:bCs/>
                              <w:sz w:val="18"/>
                              <w:szCs w:val="18"/>
                              <w:rtl/>
                              <w:lang w:bidi="fa-IR"/>
                            </w:rPr>
                            <w:t xml:space="preserve"> </w:t>
                          </w:r>
                          <w:r w:rsidRPr="00F2079F">
                            <w:rPr>
                              <w:rFonts w:cs="B Nazanin" w:hint="cs"/>
                              <w:b/>
                              <w:bCs/>
                              <w:sz w:val="18"/>
                              <w:szCs w:val="18"/>
                              <w:rtl/>
                              <w:lang w:bidi="fa-IR"/>
                            </w:rPr>
                            <w:t xml:space="preserve">/ سال </w:t>
                          </w:r>
                          <w:r>
                            <w:rPr>
                              <w:rFonts w:cs="B Nazanin" w:hint="cs"/>
                              <w:b/>
                              <w:bCs/>
                              <w:sz w:val="18"/>
                              <w:szCs w:val="18"/>
                              <w:rtl/>
                              <w:lang w:bidi="fa-IR"/>
                            </w:rPr>
                            <w:t>1403</w:t>
                          </w:r>
                          <w:r w:rsidRPr="00F2079F">
                            <w:rPr>
                              <w:rFonts w:cs="B Nazanin" w:hint="cs"/>
                              <w:b/>
                              <w:bCs/>
                              <w:sz w:val="18"/>
                              <w:szCs w:val="18"/>
                              <w:rtl/>
                              <w:lang w:bidi="fa-IR"/>
                            </w:rPr>
                            <w:t xml:space="preserve">/ دوره </w:t>
                          </w:r>
                          <w:r>
                            <w:rPr>
                              <w:rFonts w:cs="B Nazanin" w:hint="cs"/>
                              <w:b/>
                              <w:bCs/>
                              <w:sz w:val="18"/>
                              <w:szCs w:val="18"/>
                              <w:rtl/>
                              <w:lang w:bidi="fa-IR"/>
                            </w:rPr>
                            <w:t>2</w:t>
                          </w:r>
                          <w:r w:rsidRPr="00F2079F">
                            <w:rPr>
                              <w:rFonts w:cs="B Nazanin" w:hint="cs"/>
                              <w:b/>
                              <w:bCs/>
                              <w:sz w:val="18"/>
                              <w:szCs w:val="18"/>
                              <w:rtl/>
                              <w:lang w:bidi="fa-IR"/>
                            </w:rPr>
                            <w:t xml:space="preserve">/ شماره </w:t>
                          </w:r>
                          <w:r>
                            <w:rPr>
                              <w:rFonts w:cs="B Nazanin" w:hint="cs"/>
                              <w:b/>
                              <w:bCs/>
                              <w:sz w:val="18"/>
                              <w:szCs w:val="18"/>
                              <w:rtl/>
                              <w:lang w:bidi="fa-IR"/>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55313C59" id="_x0000_t202" coordsize="21600,21600" o:spt="202" path="m,l,21600r21600,l21600,xe">
              <v:stroke joinstyle="miter"/>
              <v:path gradientshapeok="t" o:connecttype="rect"/>
            </v:shapetype>
            <v:shape id="Text Box 19" o:spid="_x0000_s1030" type="#_x0000_t202" style="position:absolute;margin-left:-2pt;margin-top:-14.5pt;width:251.7pt;height:20.05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" filled="f" stroked="f" strokeweight=".5pt">
              <v:textbox>
                <w:txbxContent>
                  <w:p w14:paraId="3EB11432" w14:textId="77777777" w:rsidR="00BF43AA" w:rsidRPr="00F2079F" w:rsidRDefault="00BF43AA" w:rsidP="00BF43AA">
                    <w:pPr>
                      <w:jc w:val="center"/>
                      <w:rPr>
                        <w:rFonts w:cs="B Nazanin"/>
                        <w:b/>
                        <w:bCs/>
                        <w:sz w:val="18"/>
                        <w:szCs w:val="18"/>
                        <w:rtl/>
                        <w:lang w:bidi="fa-IR"/>
                      </w:rPr>
                    </w:pPr>
                    <w:r w:rsidRPr="005140B0">
                      <w:rPr>
                        <w:rFonts w:cs="B Nazanin" w:hint="cs"/>
                        <w:b/>
                        <w:bCs/>
                        <w:sz w:val="18"/>
                        <w:szCs w:val="18"/>
                        <w:rtl/>
                        <w:lang w:bidi="fa-IR"/>
                      </w:rPr>
                      <w:t>پژوهش</w:t>
                    </w:r>
                    <w:r w:rsidRPr="005140B0">
                      <w:rPr>
                        <w:rFonts w:cs="B Nazanin"/>
                        <w:b/>
                        <w:bCs/>
                        <w:sz w:val="18"/>
                        <w:szCs w:val="18"/>
                        <w:rtl/>
                        <w:lang w:bidi="fa-IR"/>
                      </w:rPr>
                      <w:t xml:space="preserve"> </w:t>
                    </w:r>
                    <w:r w:rsidRPr="005140B0">
                      <w:rPr>
                        <w:rFonts w:cs="B Nazanin" w:hint="cs"/>
                        <w:b/>
                        <w:bCs/>
                        <w:sz w:val="18"/>
                        <w:szCs w:val="18"/>
                        <w:rtl/>
                        <w:lang w:bidi="fa-IR"/>
                      </w:rPr>
                      <w:t>در</w:t>
                    </w:r>
                    <w:r w:rsidRPr="005140B0">
                      <w:rPr>
                        <w:rFonts w:cs="B Nazanin"/>
                        <w:b/>
                        <w:bCs/>
                        <w:sz w:val="18"/>
                        <w:szCs w:val="18"/>
                        <w:rtl/>
                        <w:lang w:bidi="fa-IR"/>
                      </w:rPr>
                      <w:t xml:space="preserve"> </w:t>
                    </w:r>
                    <w:r w:rsidRPr="005140B0">
                      <w:rPr>
                        <w:rFonts w:cs="B Nazanin" w:hint="cs"/>
                        <w:b/>
                        <w:bCs/>
                        <w:sz w:val="18"/>
                        <w:szCs w:val="18"/>
                        <w:rtl/>
                        <w:lang w:bidi="fa-IR"/>
                      </w:rPr>
                      <w:t>ایمنی،</w:t>
                    </w:r>
                    <w:r w:rsidRPr="005140B0">
                      <w:rPr>
                        <w:rFonts w:cs="B Nazanin"/>
                        <w:b/>
                        <w:bCs/>
                        <w:sz w:val="18"/>
                        <w:szCs w:val="18"/>
                        <w:rtl/>
                        <w:lang w:bidi="fa-IR"/>
                      </w:rPr>
                      <w:t xml:space="preserve"> </w:t>
                    </w:r>
                    <w:r w:rsidRPr="005140B0">
                      <w:rPr>
                        <w:rFonts w:cs="B Nazanin" w:hint="cs"/>
                        <w:b/>
                        <w:bCs/>
                        <w:sz w:val="18"/>
                        <w:szCs w:val="18"/>
                        <w:rtl/>
                        <w:lang w:bidi="fa-IR"/>
                      </w:rPr>
                      <w:t>سلامت</w:t>
                    </w:r>
                    <w:r w:rsidRPr="005140B0">
                      <w:rPr>
                        <w:rFonts w:cs="B Nazanin"/>
                        <w:b/>
                        <w:bCs/>
                        <w:sz w:val="18"/>
                        <w:szCs w:val="18"/>
                        <w:rtl/>
                        <w:lang w:bidi="fa-IR"/>
                      </w:rPr>
                      <w:t xml:space="preserve"> </w:t>
                    </w:r>
                    <w:r w:rsidRPr="005140B0">
                      <w:rPr>
                        <w:rFonts w:cs="B Nazanin" w:hint="cs"/>
                        <w:b/>
                        <w:bCs/>
                        <w:sz w:val="18"/>
                        <w:szCs w:val="18"/>
                        <w:rtl/>
                        <w:lang w:bidi="fa-IR"/>
                      </w:rPr>
                      <w:t>و</w:t>
                    </w:r>
                    <w:r w:rsidRPr="005140B0">
                      <w:rPr>
                        <w:rFonts w:cs="B Nazanin"/>
                        <w:b/>
                        <w:bCs/>
                        <w:sz w:val="18"/>
                        <w:szCs w:val="18"/>
                        <w:rtl/>
                        <w:lang w:bidi="fa-IR"/>
                      </w:rPr>
                      <w:t xml:space="preserve"> </w:t>
                    </w:r>
                    <w:r w:rsidRPr="005140B0">
                      <w:rPr>
                        <w:rFonts w:cs="B Nazanin" w:hint="cs"/>
                        <w:b/>
                        <w:bCs/>
                        <w:sz w:val="18"/>
                        <w:szCs w:val="18"/>
                        <w:rtl/>
                        <w:lang w:bidi="fa-IR"/>
                      </w:rPr>
                      <w:t>محیط</w:t>
                    </w:r>
                    <w:r w:rsidRPr="005140B0">
                      <w:rPr>
                        <w:rFonts w:cs="B Nazanin"/>
                        <w:b/>
                        <w:bCs/>
                        <w:sz w:val="18"/>
                        <w:szCs w:val="18"/>
                        <w:rtl/>
                        <w:lang w:bidi="fa-IR"/>
                      </w:rPr>
                      <w:t xml:space="preserve"> </w:t>
                    </w:r>
                    <w:r w:rsidRPr="005140B0">
                      <w:rPr>
                        <w:rFonts w:cs="B Nazanin" w:hint="cs"/>
                        <w:b/>
                        <w:bCs/>
                        <w:sz w:val="18"/>
                        <w:szCs w:val="18"/>
                        <w:rtl/>
                        <w:lang w:bidi="fa-IR"/>
                      </w:rPr>
                      <w:t>زیست</w:t>
                    </w:r>
                    <w:r w:rsidRPr="005140B0">
                      <w:rPr>
                        <w:rFonts w:cs="B Nazanin"/>
                        <w:b/>
                        <w:bCs/>
                        <w:sz w:val="18"/>
                        <w:szCs w:val="18"/>
                        <w:rtl/>
                        <w:lang w:bidi="fa-IR"/>
                      </w:rPr>
                      <w:t xml:space="preserve"> </w:t>
                    </w:r>
                    <w:r w:rsidRPr="00F2079F">
                      <w:rPr>
                        <w:rFonts w:cs="B Nazanin" w:hint="cs"/>
                        <w:b/>
                        <w:bCs/>
                        <w:sz w:val="18"/>
                        <w:szCs w:val="18"/>
                        <w:rtl/>
                        <w:lang w:bidi="fa-IR"/>
                      </w:rPr>
                      <w:t xml:space="preserve">/ سال </w:t>
                    </w:r>
                    <w:r>
                      <w:rPr>
                        <w:rFonts w:cs="B Nazanin" w:hint="cs"/>
                        <w:b/>
                        <w:bCs/>
                        <w:sz w:val="18"/>
                        <w:szCs w:val="18"/>
                        <w:rtl/>
                        <w:lang w:bidi="fa-IR"/>
                      </w:rPr>
                      <w:t>1403</w:t>
                    </w:r>
                    <w:r w:rsidRPr="00F2079F">
                      <w:rPr>
                        <w:rFonts w:cs="B Nazanin" w:hint="cs"/>
                        <w:b/>
                        <w:bCs/>
                        <w:sz w:val="18"/>
                        <w:szCs w:val="18"/>
                        <w:rtl/>
                        <w:lang w:bidi="fa-IR"/>
                      </w:rPr>
                      <w:t xml:space="preserve">/ دوره </w:t>
                    </w:r>
                    <w:r>
                      <w:rPr>
                        <w:rFonts w:cs="B Nazanin" w:hint="cs"/>
                        <w:b/>
                        <w:bCs/>
                        <w:sz w:val="18"/>
                        <w:szCs w:val="18"/>
                        <w:rtl/>
                        <w:lang w:bidi="fa-IR"/>
                      </w:rPr>
                      <w:t>2</w:t>
                    </w:r>
                    <w:r w:rsidRPr="00F2079F">
                      <w:rPr>
                        <w:rFonts w:cs="B Nazanin" w:hint="cs"/>
                        <w:b/>
                        <w:bCs/>
                        <w:sz w:val="18"/>
                        <w:szCs w:val="18"/>
                        <w:rtl/>
                        <w:lang w:bidi="fa-IR"/>
                      </w:rPr>
                      <w:t xml:space="preserve">/ شماره </w:t>
                    </w:r>
                    <w:r>
                      <w:rPr>
                        <w:rFonts w:cs="B Nazanin" w:hint="cs"/>
                        <w:b/>
                        <w:bCs/>
                        <w:sz w:val="18"/>
                        <w:szCs w:val="18"/>
                        <w:rtl/>
                        <w:lang w:bidi="fa-IR"/>
                      </w:rPr>
                      <w:t>1</w:t>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B51C3C" w14:textId="32CBAA8D" w:rsidR="00FB3D61" w:rsidRPr="004F5BB5" w:rsidRDefault="00FB3D61" w:rsidP="004F5BB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BAA210" w14:textId="1C06DE6E" w:rsidR="00FB3D61" w:rsidRPr="00FB3D61" w:rsidRDefault="00EF3A7A" w:rsidP="00FB3D61">
    <w:pPr>
      <w:pStyle w:val="Footer"/>
      <w:jc w:val="both"/>
      <w:rPr>
        <w:rFonts w:asciiTheme="majorBidi" w:hAnsiTheme="majorBidi" w:cstheme="majorBidi"/>
        <w:sz w:val="18"/>
        <w:szCs w:val="18"/>
      </w:rPr>
    </w:pPr>
    <w:r>
      <w:rPr>
        <w:noProof/>
        <w:lang w:bidi="fa-IR"/>
      </w:rPr>
      <mc:AlternateContent>
        <mc:Choice Requires="wps">
          <w:drawing>
            <wp:anchor distT="0" distB="0" distL="114300" distR="114300" simplePos="0" relativeHeight="251656704" behindDoc="0" locked="0" layoutInCell="1" allowOverlap="1" wp14:anchorId="4E8FE5B2" wp14:editId="5B032548">
              <wp:simplePos x="0" y="0"/>
              <wp:positionH relativeFrom="margin">
                <wp:posOffset>4080294</wp:posOffset>
              </wp:positionH>
              <wp:positionV relativeFrom="paragraph">
                <wp:posOffset>-161853</wp:posOffset>
              </wp:positionV>
              <wp:extent cx="1981739" cy="246490"/>
              <wp:effectExtent l="0" t="0" r="0" b="1270"/>
              <wp:wrapNone/>
              <wp:docPr id="67" name="Text Box 67"/>
              <wp:cNvGraphicFramePr/>
              <a:graphic xmlns:a="http://schemas.openxmlformats.org/drawingml/2006/main">
                <a:graphicData uri="http://schemas.microsoft.com/office/word/2010/wordprocessingShape">
                  <wps:wsp>
                    <wps:cNvSpPr txBox="1"/>
                    <wps:spPr>
                      <a:xfrm>
                        <a:off x="0" y="0"/>
                        <a:ext cx="1981739" cy="246490"/>
                      </a:xfrm>
                      <a:prstGeom prst="rect">
                        <a:avLst/>
                      </a:prstGeom>
                      <a:noFill/>
                      <a:ln w="6350">
                        <a:noFill/>
                      </a:ln>
                    </wps:spPr>
                    <wps:txbx>
                      <w:txbxContent>
                        <w:p w14:paraId="5540EAC0" w14:textId="304D4194" w:rsidR="00EF3A7A" w:rsidRPr="00FD65A0" w:rsidRDefault="00EF3A7A" w:rsidP="00EF3A7A">
                          <w:pPr>
                            <w:jc w:val="center"/>
                            <w:rPr>
                              <w:rFonts w:cs="B Nazanin"/>
                              <w:b/>
                              <w:bCs/>
                              <w:sz w:val="18"/>
                              <w:szCs w:val="18"/>
                              <w:rtl/>
                              <w:lang w:bidi="fa-IR"/>
                            </w:rPr>
                          </w:pPr>
                          <w:r w:rsidRPr="00FD65A0">
                            <w:rPr>
                              <w:rFonts w:cs="B Nazanin" w:hint="cs"/>
                              <w:b/>
                              <w:bCs/>
                              <w:sz w:val="18"/>
                              <w:szCs w:val="18"/>
                              <w:rtl/>
                              <w:lang w:bidi="fa-IR"/>
                            </w:rPr>
                            <w:t>مکانیک هوافضا/ سال 1400/ دوره 17/ شماره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4E8FE5B2" id="_x0000_t202" coordsize="21600,21600" o:spt="202" path="m,l,21600r21600,l21600,xe">
              <v:stroke joinstyle="miter"/>
              <v:path gradientshapeok="t" o:connecttype="rect"/>
            </v:shapetype>
            <v:shape id="Text Box 67" o:spid="_x0000_s1035" type="#_x0000_t202" style="position:absolute;left:0;text-align:left;margin-left:321.3pt;margin-top:-12.75pt;width:156.05pt;height:19.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" filled="f" stroked="f" strokeweight=".5pt">
              <v:textbox>
                <w:txbxContent>
                  <w:p w14:paraId="5540EAC0" w14:textId="304D4194" w:rsidR="00EF3A7A" w:rsidRPr="00FD65A0" w:rsidRDefault="00EF3A7A" w:rsidP="00EF3A7A">
                    <w:pPr>
                      <w:jc w:val="center"/>
                      <w:rPr>
                        <w:rFonts w:cs="B Nazanin"/>
                        <w:b/>
                        <w:bCs/>
                        <w:sz w:val="18"/>
                        <w:szCs w:val="18"/>
                        <w:rtl/>
                        <w:lang w:bidi="fa-IR"/>
                      </w:rPr>
                    </w:pPr>
                    <w:r w:rsidRPr="00FD65A0">
                      <w:rPr>
                        <w:rFonts w:cs="B Nazanin" w:hint="cs"/>
                        <w:b/>
                        <w:bCs/>
                        <w:sz w:val="18"/>
                        <w:szCs w:val="18"/>
                        <w:rtl/>
                        <w:lang w:bidi="fa-IR"/>
                      </w:rPr>
                      <w:t>مکانیک هوافضا/ سال 1400/ دوره 17/ شماره 1</w:t>
                    </w:r>
                  </w:p>
                </w:txbxContent>
              </v:textbox>
              <w10:wrap anchorx="margin"/>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108D17" w14:textId="4642ABE6" w:rsidR="009145C4" w:rsidRPr="004F5BB5" w:rsidRDefault="009145C4" w:rsidP="004F5BB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976911" w14:textId="6DA67A4E" w:rsidR="009145C4" w:rsidRPr="00FB3D61" w:rsidRDefault="009145C4" w:rsidP="00FB3D61">
    <w:pPr>
      <w:pStyle w:val="Footer"/>
      <w:jc w:val="both"/>
      <w:rPr>
        <w:rFonts w:asciiTheme="majorBidi" w:hAnsiTheme="majorBidi" w:cstheme="majorBidi"/>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930B58" w14:textId="77777777" w:rsidR="00DD1C92" w:rsidRDefault="00DD1C92" w:rsidP="009225CE">
      <w:pPr>
        <w:spacing w:after="0" w:line="240" w:lineRule="auto"/>
      </w:pPr>
      <w:r>
        <w:separator/>
      </w:r>
    </w:p>
  </w:footnote>
  <w:footnote w:type="continuationSeparator" w:id="0">
    <w:p w14:paraId="102AB7A2" w14:textId="77777777" w:rsidR="00DD1C92" w:rsidRDefault="00DD1C92" w:rsidP="009225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szCs w:val="20"/>
        <w:rtl/>
      </w:rPr>
      <w:id w:val="-2016136467"/>
      <w:docPartObj>
        <w:docPartGallery w:val="Page Numbers (Top of Page)"/>
        <w:docPartUnique/>
      </w:docPartObj>
    </w:sdtPr>
    <w:sdtEndPr>
      <w:rPr>
        <w:noProof/>
      </w:rPr>
    </w:sdtEndPr>
    <w:sdtContent>
      <w:p w14:paraId="10988800" w14:textId="4D0EF9C4" w:rsidR="00D816CC" w:rsidRPr="001C4C17" w:rsidRDefault="00D816CC" w:rsidP="00D816CC">
        <w:pPr>
          <w:pStyle w:val="Header"/>
          <w:pBdr>
            <w:top w:val="single" w:sz="4" w:space="1" w:color="auto"/>
            <w:bottom w:val="single" w:sz="4" w:space="1" w:color="auto"/>
          </w:pBdr>
          <w:tabs>
            <w:tab w:val="clear" w:pos="4680"/>
            <w:tab w:val="clear" w:pos="9360"/>
            <w:tab w:val="center" w:pos="8743"/>
          </w:tabs>
          <w:bidi/>
          <w:rPr>
            <w:sz w:val="20"/>
            <w:szCs w:val="20"/>
          </w:rPr>
        </w:pPr>
        <w:r>
          <w:rPr>
            <w:rFonts w:cs="B Nazanin" w:hint="cs"/>
            <w:sz w:val="20"/>
            <w:szCs w:val="20"/>
            <w:rtl/>
            <w:lang w:bidi="fa-IR"/>
          </w:rPr>
          <w:t>عنوان مقاله</w:t>
        </w:r>
        <w:r w:rsidRPr="001C4C17">
          <w:rPr>
            <w:rFonts w:hint="cs"/>
            <w:sz w:val="20"/>
            <w:szCs w:val="20"/>
            <w:rtl/>
          </w:rPr>
          <w:tab/>
        </w:r>
        <w:r>
          <w:rPr>
            <w:sz w:val="20"/>
            <w:szCs w:val="20"/>
          </w:rPr>
          <w:t xml:space="preserve"> </w:t>
        </w:r>
        <w:r>
          <w:rPr>
            <w:rFonts w:hint="cs"/>
            <w:sz w:val="20"/>
            <w:szCs w:val="20"/>
            <w:rtl/>
          </w:rPr>
          <w:t xml:space="preserve">         </w:t>
        </w:r>
        <w:r>
          <w:rPr>
            <w:sz w:val="20"/>
            <w:szCs w:val="20"/>
          </w:rPr>
          <w:t xml:space="preserve">       </w:t>
        </w:r>
        <w:r w:rsidRPr="001C4C17">
          <w:rPr>
            <w:rFonts w:cs="B Nazanin"/>
            <w:sz w:val="20"/>
            <w:szCs w:val="20"/>
          </w:rPr>
          <w:fldChar w:fldCharType="begin"/>
        </w:r>
        <w:r w:rsidRPr="001C4C17">
          <w:rPr>
            <w:rFonts w:cs="B Nazanin"/>
            <w:sz w:val="20"/>
            <w:szCs w:val="20"/>
          </w:rPr>
          <w:instrText xml:space="preserve"> PAGE   \* MERGEFORMAT </w:instrText>
        </w:r>
        <w:r w:rsidRPr="001C4C17">
          <w:rPr>
            <w:rFonts w:cs="B Nazanin"/>
            <w:sz w:val="20"/>
            <w:szCs w:val="20"/>
          </w:rPr>
          <w:fldChar w:fldCharType="separate"/>
        </w:r>
        <w:r w:rsidR="00A0458D">
          <w:rPr>
            <w:rFonts w:cs="B Nazanin"/>
            <w:noProof/>
            <w:sz w:val="20"/>
            <w:szCs w:val="20"/>
            <w:rtl/>
          </w:rPr>
          <w:t>2</w:t>
        </w:r>
        <w:r w:rsidRPr="001C4C17">
          <w:rPr>
            <w:rFonts w:cs="B Nazanin"/>
            <w:noProof/>
            <w:sz w:val="20"/>
            <w:szCs w:val="20"/>
          </w:rPr>
          <w:fldChar w:fldCharType="end"/>
        </w:r>
      </w:p>
    </w:sdtContent>
  </w:sdt>
  <w:p w14:paraId="460EE1BF" w14:textId="77777777" w:rsidR="00075394" w:rsidRPr="00D816CC" w:rsidRDefault="00075394" w:rsidP="00D816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C70CA7" w14:textId="3F0B3C12" w:rsidR="00D816CC" w:rsidRDefault="00D816CC" w:rsidP="00D816CC">
    <w:pPr>
      <w:pStyle w:val="Header"/>
      <w:pBdr>
        <w:top w:val="single" w:sz="4" w:space="1" w:color="auto"/>
        <w:bottom w:val="single" w:sz="4" w:space="1" w:color="auto"/>
      </w:pBdr>
      <w:tabs>
        <w:tab w:val="clear" w:pos="4680"/>
        <w:tab w:val="clear" w:pos="9360"/>
        <w:tab w:val="left" w:pos="7082"/>
      </w:tabs>
      <w:bidi/>
    </w:pPr>
    <w:r w:rsidRPr="003A0F70">
      <w:rPr>
        <w:rFonts w:ascii="Calibri" w:eastAsia="Calibri" w:hAnsi="Calibri"/>
        <w:noProof/>
        <w:lang w:bidi="fa-IR"/>
      </w:rPr>
      <mc:AlternateContent>
        <mc:Choice Requires="wps">
          <w:drawing>
            <wp:anchor distT="0" distB="0" distL="114300" distR="114300" simplePos="0" relativeHeight="251699712" behindDoc="0" locked="0" layoutInCell="1" allowOverlap="1" wp14:anchorId="6DC88A14" wp14:editId="41661E52">
              <wp:simplePos x="0" y="0"/>
              <wp:positionH relativeFrom="margin">
                <wp:posOffset>-181198</wp:posOffset>
              </wp:positionH>
              <wp:positionV relativeFrom="paragraph">
                <wp:posOffset>-4445</wp:posOffset>
              </wp:positionV>
              <wp:extent cx="960755" cy="29146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960755" cy="291465"/>
                      </a:xfrm>
                      <a:prstGeom prst="rect">
                        <a:avLst/>
                      </a:prstGeom>
                      <a:noFill/>
                      <a:ln w="6350">
                        <a:noFill/>
                      </a:ln>
                    </wps:spPr>
                    <wps:txbx>
                      <w:txbxContent>
                        <w:p w14:paraId="031B20D4" w14:textId="3C702848" w:rsidR="00D816CC" w:rsidRPr="00EF7181" w:rsidRDefault="00D816CC" w:rsidP="00D816CC">
                          <w:pPr>
                            <w:bidi/>
                            <w:rPr>
                              <w:rFonts w:cs="B Nazanin"/>
                              <w:lang w:bidi="fa-IR"/>
                            </w:rPr>
                          </w:pPr>
                          <w:r>
                            <w:rPr>
                              <w:rFonts w:cs="B Nazanin" w:hint="cs"/>
                              <w:rtl/>
                              <w:lang w:bidi="fa-IR"/>
                            </w:rPr>
                            <w:t>اسامی نویسندگان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6DC88A14" id="_x0000_t202" coordsize="21600,21600" o:spt="202" path="m,l,21600r21600,l21600,xe">
              <v:stroke joinstyle="miter"/>
              <v:path gradientshapeok="t" o:connecttype="rect"/>
            </v:shapetype>
            <v:shape id="Text Box 20" o:spid="_x0000_s1026" type="#_x0000_t202" style="position:absolute;left:0;text-align:left;margin-left:-14.25pt;margin-top:-.35pt;width:75.65pt;height:22.95pt;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" filled="f" stroked="f" strokeweight=".5pt">
              <v:textbox>
                <w:txbxContent>
                  <w:p w14:paraId="031B20D4" w14:textId="3C702848" w:rsidR="00D816CC" w:rsidRPr="00EF7181" w:rsidRDefault="00D816CC" w:rsidP="00D816CC">
                    <w:pPr>
                      <w:bidi/>
                      <w:rPr>
                        <w:rFonts w:cs="B Nazanin"/>
                        <w:lang w:bidi="fa-IR"/>
                      </w:rPr>
                    </w:pPr>
                    <w:r>
                      <w:rPr>
                        <w:rFonts w:cs="B Nazanin" w:hint="cs"/>
                        <w:rtl/>
                        <w:lang w:bidi="fa-IR"/>
                      </w:rPr>
                      <w:t>اسامی نویسندگان</w:t>
                    </w:r>
                  </w:p>
                </w:txbxContent>
              </v:textbox>
              <w10:wrap anchorx="margin"/>
            </v:shape>
          </w:pict>
        </mc:Fallback>
      </mc:AlternateContent>
    </w:r>
    <w:sdt>
      <w:sdtPr>
        <w:rPr>
          <w:rtl/>
        </w:rPr>
        <w:id w:val="1077564547"/>
        <w:docPartObj>
          <w:docPartGallery w:val="Page Numbers (Top of Page)"/>
          <w:docPartUnique/>
        </w:docPartObj>
      </w:sdtPr>
      <w:sdtEndPr>
        <w:rPr>
          <w:noProof/>
        </w:rPr>
      </w:sdtEndPr>
      <w:sdtContent>
        <w:r w:rsidRPr="00A433C0">
          <w:rPr>
            <w:sz w:val="20"/>
            <w:szCs w:val="20"/>
          </w:rPr>
          <w:fldChar w:fldCharType="begin"/>
        </w:r>
        <w:r w:rsidRPr="00A433C0">
          <w:rPr>
            <w:sz w:val="20"/>
            <w:szCs w:val="20"/>
          </w:rPr>
          <w:instrText xml:space="preserve"> PAGE   \* MERGEFORMAT </w:instrText>
        </w:r>
        <w:r w:rsidRPr="00A433C0">
          <w:rPr>
            <w:sz w:val="20"/>
            <w:szCs w:val="20"/>
          </w:rPr>
          <w:fldChar w:fldCharType="separate"/>
        </w:r>
        <w:r w:rsidR="00B60534">
          <w:rPr>
            <w:noProof/>
            <w:sz w:val="20"/>
            <w:szCs w:val="20"/>
            <w:rtl/>
          </w:rPr>
          <w:t>3</w:t>
        </w:r>
        <w:r w:rsidRPr="00A433C0">
          <w:rPr>
            <w:noProof/>
            <w:sz w:val="20"/>
            <w:szCs w:val="20"/>
          </w:rPr>
          <w:fldChar w:fldCharType="end"/>
        </w:r>
      </w:sdtContent>
    </w:sdt>
    <w:r>
      <w:rPr>
        <w:noProof/>
        <w:rtl/>
      </w:rPr>
      <w:tab/>
    </w:r>
  </w:p>
  <w:p w14:paraId="4F7EC8A8" w14:textId="48FD87D3" w:rsidR="00D33DB2" w:rsidRDefault="00C7698E" w:rsidP="00D816CC">
    <w:pPr>
      <w:pStyle w:val="Header"/>
    </w:pPr>
    <w:r>
      <w:rPr>
        <w:noProof/>
        <w:lang w:bidi="fa-IR"/>
      </w:rPr>
      <mc:AlternateContent>
        <mc:Choice Requires="wps">
          <w:drawing>
            <wp:anchor distT="0" distB="0" distL="114300" distR="114300" simplePos="0" relativeHeight="251651584" behindDoc="0" locked="0" layoutInCell="1" allowOverlap="1" wp14:anchorId="415075B4" wp14:editId="1CAB81F1">
              <wp:simplePos x="0" y="0"/>
              <wp:positionH relativeFrom="margin">
                <wp:posOffset>2766060</wp:posOffset>
              </wp:positionH>
              <wp:positionV relativeFrom="paragraph">
                <wp:posOffset>-1292596</wp:posOffset>
              </wp:positionV>
              <wp:extent cx="412079" cy="319177"/>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412079" cy="319177"/>
                      </a:xfrm>
                      <a:prstGeom prst="rect">
                        <a:avLst/>
                      </a:prstGeom>
                      <a:noFill/>
                      <a:ln w="6350">
                        <a:noFill/>
                      </a:ln>
                    </wps:spPr>
                    <wps:txbx>
                      <w:txbxContent>
                        <w:p w14:paraId="6D7A97C0" w14:textId="3A736A92" w:rsidR="00C7698E" w:rsidRPr="00C7698E" w:rsidRDefault="00C7698E" w:rsidP="00C7698E">
                          <w:pPr>
                            <w:jc w:val="center"/>
                            <w:rPr>
                              <w:lang w:bidi="fa-IR"/>
                            </w:rPr>
                          </w:pPr>
                          <w:r>
                            <w:rPr>
                              <w:rFonts w:hint="cs"/>
                              <w:rtl/>
                              <w:lang w:bidi="fa-I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415075B4" id="Text Box 40" o:spid="_x0000_s1027" type="#_x0000_t202" style="position:absolute;margin-left:217.8pt;margin-top:-101.8pt;width:32.45pt;height:25.1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" filled="f" stroked="f" strokeweight=".5pt">
              <v:textbox>
                <w:txbxContent>
                  <w:p w14:paraId="6D7A97C0" w14:textId="3A736A92" w:rsidR="00C7698E" w:rsidRPr="00C7698E" w:rsidRDefault="00C7698E" w:rsidP="00C7698E">
                    <w:pPr>
                      <w:jc w:val="center"/>
                      <w:rPr>
                        <w:lang w:bidi="fa-IR"/>
                      </w:rPr>
                    </w:pPr>
                    <w:r>
                      <w:rPr>
                        <w:rFonts w:hint="cs"/>
                        <w:rtl/>
                        <w:lang w:bidi="fa-IR"/>
                      </w:rPr>
                      <w:t>3</w:t>
                    </w:r>
                  </w:p>
                </w:txbxContent>
              </v:textbox>
              <w10:wrap anchorx="margin"/>
            </v:shape>
          </w:pict>
        </mc:Fallback>
      </mc:AlternateContent>
    </w:r>
    <w:r>
      <w:rPr>
        <w:noProof/>
        <w:lang w:bidi="fa-IR"/>
      </w:rPr>
      <mc:AlternateContent>
        <mc:Choice Requires="wps">
          <w:drawing>
            <wp:anchor distT="0" distB="0" distL="114300" distR="114300" simplePos="0" relativeHeight="251650560" behindDoc="0" locked="0" layoutInCell="1" allowOverlap="1" wp14:anchorId="57E82A45" wp14:editId="7AA4B72A">
              <wp:simplePos x="0" y="0"/>
              <wp:positionH relativeFrom="column">
                <wp:posOffset>-51435</wp:posOffset>
              </wp:positionH>
              <wp:positionV relativeFrom="paragraph">
                <wp:posOffset>-1012981</wp:posOffset>
              </wp:positionV>
              <wp:extent cx="6038490"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6038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DF68E42" id="Straight Connector 39" o:spid="_x0000_s1026" style="position:absolute;left:0;text-align:left;z-index:251650560;visibility:visible;mso-wrap-style:square;mso-wrap-distance-left:9pt;mso-wrap-distance-top:0;mso-wrap-distance-right:9pt;mso-wrap-distance-bottom:0;mso-position-horizontal:absolute;mso-position-horizontal-relative:text;mso-position-vertical:absolute;mso-position-vertical-relative:text" from="-4.05pt,-79.75pt" to="471.4pt,-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" strokecolor="black [3200]" strokeweight=".5pt">
              <v:stroke joinstyle="miter"/>
            </v:line>
          </w:pict>
        </mc:Fallback>
      </mc:AlternateContent>
    </w:r>
    <w:r>
      <w:rPr>
        <w:noProof/>
        <w:lang w:bidi="fa-IR"/>
      </w:rPr>
      <mc:AlternateContent>
        <mc:Choice Requires="wps">
          <w:drawing>
            <wp:anchor distT="0" distB="0" distL="114300" distR="114300" simplePos="0" relativeHeight="251649536" behindDoc="0" locked="0" layoutInCell="1" allowOverlap="1" wp14:anchorId="3044D7B2" wp14:editId="1C13C471">
              <wp:simplePos x="0" y="0"/>
              <wp:positionH relativeFrom="column">
                <wp:posOffset>-51758</wp:posOffset>
              </wp:positionH>
              <wp:positionV relativeFrom="paragraph">
                <wp:posOffset>-1311215</wp:posOffset>
              </wp:positionV>
              <wp:extent cx="603849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6038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E4AAB8F" id="Straight Connector 38" o:spid="_x0000_s1026" style="position:absolute;left:0;text-align:left;z-index:251649536;visibility:visible;mso-wrap-style:square;mso-wrap-distance-left:9pt;mso-wrap-distance-top:0;mso-wrap-distance-right:9pt;mso-wrap-distance-bottom:0;mso-position-horizontal:absolute;mso-position-horizontal-relative:text;mso-position-vertical:absolute;mso-position-vertical-relative:text" from="-4.1pt,-103.25pt" to="471.35pt,-10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" strokecolor="black [3200]" strokeweight=".5pt">
              <v:stroke joinstyle="miter"/>
            </v:line>
          </w:pict>
        </mc:Fallback>
      </mc:AlternateContent>
    </w:r>
    <w:r w:rsidR="00D33DB2">
      <w:rPr>
        <w:noProof/>
        <w:lang w:bidi="fa-IR"/>
      </w:rPr>
      <mc:AlternateContent>
        <mc:Choice Requires="wps">
          <w:drawing>
            <wp:anchor distT="0" distB="0" distL="114300" distR="114300" simplePos="0" relativeHeight="251648512" behindDoc="0" locked="0" layoutInCell="1" allowOverlap="1" wp14:anchorId="20A11A98" wp14:editId="3D63D208">
              <wp:simplePos x="0" y="0"/>
              <wp:positionH relativeFrom="margin">
                <wp:align>left</wp:align>
              </wp:positionH>
              <wp:positionV relativeFrom="paragraph">
                <wp:posOffset>-1285336</wp:posOffset>
              </wp:positionV>
              <wp:extent cx="5938270" cy="246490"/>
              <wp:effectExtent l="0" t="0" r="0" b="1270"/>
              <wp:wrapNone/>
              <wp:docPr id="33" name="Text Box 33"/>
              <wp:cNvGraphicFramePr/>
              <a:graphic xmlns:a="http://schemas.openxmlformats.org/drawingml/2006/main">
                <a:graphicData uri="http://schemas.microsoft.com/office/word/2010/wordprocessingShape">
                  <wps:wsp>
                    <wps:cNvSpPr txBox="1"/>
                    <wps:spPr>
                      <a:xfrm>
                        <a:off x="0" y="0"/>
                        <a:ext cx="5938270" cy="246490"/>
                      </a:xfrm>
                      <a:prstGeom prst="rect">
                        <a:avLst/>
                      </a:prstGeom>
                      <a:noFill/>
                      <a:ln w="6350">
                        <a:noFill/>
                      </a:ln>
                    </wps:spPr>
                    <wps:txbx>
                      <w:txbxContent>
                        <w:p w14:paraId="691D84AB" w14:textId="0B5790C9" w:rsidR="00D33DB2" w:rsidRPr="00053691" w:rsidRDefault="00D33DB2" w:rsidP="00C7698E">
                          <w:pPr>
                            <w:bidi/>
                            <w:rPr>
                              <w:rFonts w:cs="2  Nazanin"/>
                              <w:sz w:val="16"/>
                              <w:szCs w:val="16"/>
                              <w:rtl/>
                              <w:lang w:bidi="fa-IR"/>
                            </w:rPr>
                          </w:pPr>
                          <w:r>
                            <w:rPr>
                              <w:rFonts w:cs="2  Nazanin" w:hint="cs"/>
                              <w:sz w:val="16"/>
                              <w:szCs w:val="16"/>
                              <w:rtl/>
                              <w:lang w:bidi="fa-IR"/>
                            </w:rPr>
                            <w:t xml:space="preserve">محمدهادی حسین‌زاده و همکاران </w:t>
                          </w:r>
                          <w:r w:rsidR="00C7698E">
                            <w:rPr>
                              <w:rFonts w:cs="2  Nazanin"/>
                              <w:sz w:val="16"/>
                              <w:szCs w:val="16"/>
                              <w:rtl/>
                              <w:lang w:bidi="fa-IR"/>
                            </w:rPr>
                            <w:tab/>
                          </w:r>
                          <w:r w:rsidR="00C7698E">
                            <w:rPr>
                              <w:rFonts w:cs="2  Nazanin"/>
                              <w:sz w:val="16"/>
                              <w:szCs w:val="16"/>
                              <w:rtl/>
                              <w:lang w:bidi="fa-IR"/>
                            </w:rPr>
                            <w:tab/>
                          </w:r>
                          <w:r w:rsidR="00C7698E">
                            <w:rPr>
                              <w:rFonts w:cs="2  Nazanin"/>
                              <w:sz w:val="16"/>
                              <w:szCs w:val="16"/>
                              <w:rtl/>
                              <w:lang w:bidi="fa-IR"/>
                            </w:rPr>
                            <w:tab/>
                          </w:r>
                          <w:r w:rsidR="00C7698E">
                            <w:rPr>
                              <w:rFonts w:cs="2  Nazanin"/>
                              <w:sz w:val="16"/>
                              <w:szCs w:val="16"/>
                              <w:rtl/>
                              <w:lang w:bidi="fa-IR"/>
                            </w:rPr>
                            <w:tab/>
                          </w:r>
                          <w:r w:rsidR="00C7698E">
                            <w:rPr>
                              <w:rFonts w:cs="2  Nazanin" w:hint="cs"/>
                              <w:sz w:val="16"/>
                              <w:szCs w:val="16"/>
                              <w:rtl/>
                              <w:lang w:bidi="fa-IR"/>
                            </w:rPr>
                            <w:t xml:space="preserve">    </w:t>
                          </w:r>
                          <w:r w:rsidR="00C7698E">
                            <w:rPr>
                              <w:rFonts w:cs="2  Nazanin"/>
                              <w:sz w:val="16"/>
                              <w:szCs w:val="16"/>
                              <w:rtl/>
                              <w:lang w:bidi="fa-IR"/>
                            </w:rPr>
                            <w:tab/>
                          </w:r>
                          <w:r w:rsidR="00C7698E">
                            <w:rPr>
                              <w:rFonts w:cs="2  Nazanin"/>
                              <w:sz w:val="16"/>
                              <w:szCs w:val="16"/>
                              <w:rtl/>
                              <w:lang w:bidi="fa-IR"/>
                            </w:rPr>
                            <w:tab/>
                          </w:r>
                          <w:r w:rsidR="00C7698E">
                            <w:rPr>
                              <w:rFonts w:cs="2  Nazanin"/>
                              <w:sz w:val="16"/>
                              <w:szCs w:val="16"/>
                              <w:rtl/>
                              <w:lang w:bidi="fa-IR"/>
                            </w:rPr>
                            <w:tab/>
                          </w:r>
                          <w:r w:rsidR="00C7698E">
                            <w:rPr>
                              <w:rFonts w:cs="2  Nazanin" w:hint="cs"/>
                              <w:sz w:val="16"/>
                              <w:szCs w:val="16"/>
                              <w:rtl/>
                              <w:lang w:bidi="fa-IR"/>
                            </w:rPr>
                            <w:t xml:space="preserve">                 </w:t>
                          </w:r>
                          <w:r w:rsidRPr="00053691">
                            <w:rPr>
                              <w:rFonts w:cs="2  Nazanin" w:hint="cs"/>
                              <w:sz w:val="16"/>
                              <w:szCs w:val="16"/>
                              <w:rtl/>
                              <w:lang w:bidi="fa-IR"/>
                            </w:rPr>
                            <w:t>مکانیک هوافضا 163 (1400) 107544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20A11A98" id="Text Box 33" o:spid="_x0000_s1028" type="#_x0000_t202" style="position:absolute;margin-left:0;margin-top:-101.2pt;width:467.6pt;height:19.4pt;z-index:251648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" filled="f" stroked="f" strokeweight=".5pt">
              <v:textbox>
                <w:txbxContent>
                  <w:p w14:paraId="691D84AB" w14:textId="0B5790C9" w:rsidR="00D33DB2" w:rsidRPr="00053691" w:rsidRDefault="00D33DB2" w:rsidP="00C7698E">
                    <w:pPr>
                      <w:bidi/>
                      <w:rPr>
                        <w:rFonts w:cs="2  Nazanin"/>
                        <w:sz w:val="16"/>
                        <w:szCs w:val="16"/>
                        <w:rtl/>
                        <w:lang w:bidi="fa-IR"/>
                      </w:rPr>
                    </w:pPr>
                    <w:r>
                      <w:rPr>
                        <w:rFonts w:cs="2  Nazanin" w:hint="cs"/>
                        <w:sz w:val="16"/>
                        <w:szCs w:val="16"/>
                        <w:rtl/>
                        <w:lang w:bidi="fa-IR"/>
                      </w:rPr>
                      <w:t xml:space="preserve">محمدهادی حسین‌زاده و همکاران </w:t>
                    </w:r>
                    <w:r w:rsidR="00C7698E">
                      <w:rPr>
                        <w:rFonts w:cs="2  Nazanin"/>
                        <w:sz w:val="16"/>
                        <w:szCs w:val="16"/>
                        <w:rtl/>
                        <w:lang w:bidi="fa-IR"/>
                      </w:rPr>
                      <w:tab/>
                    </w:r>
                    <w:r w:rsidR="00C7698E">
                      <w:rPr>
                        <w:rFonts w:cs="2  Nazanin"/>
                        <w:sz w:val="16"/>
                        <w:szCs w:val="16"/>
                        <w:rtl/>
                        <w:lang w:bidi="fa-IR"/>
                      </w:rPr>
                      <w:tab/>
                    </w:r>
                    <w:r w:rsidR="00C7698E">
                      <w:rPr>
                        <w:rFonts w:cs="2  Nazanin"/>
                        <w:sz w:val="16"/>
                        <w:szCs w:val="16"/>
                        <w:rtl/>
                        <w:lang w:bidi="fa-IR"/>
                      </w:rPr>
                      <w:tab/>
                    </w:r>
                    <w:r w:rsidR="00C7698E">
                      <w:rPr>
                        <w:rFonts w:cs="2  Nazanin"/>
                        <w:sz w:val="16"/>
                        <w:szCs w:val="16"/>
                        <w:rtl/>
                        <w:lang w:bidi="fa-IR"/>
                      </w:rPr>
                      <w:tab/>
                    </w:r>
                    <w:r w:rsidR="00C7698E">
                      <w:rPr>
                        <w:rFonts w:cs="2  Nazanin" w:hint="cs"/>
                        <w:sz w:val="16"/>
                        <w:szCs w:val="16"/>
                        <w:rtl/>
                        <w:lang w:bidi="fa-IR"/>
                      </w:rPr>
                      <w:t xml:space="preserve">    </w:t>
                    </w:r>
                    <w:r w:rsidR="00C7698E">
                      <w:rPr>
                        <w:rFonts w:cs="2  Nazanin"/>
                        <w:sz w:val="16"/>
                        <w:szCs w:val="16"/>
                        <w:rtl/>
                        <w:lang w:bidi="fa-IR"/>
                      </w:rPr>
                      <w:tab/>
                    </w:r>
                    <w:r w:rsidR="00C7698E">
                      <w:rPr>
                        <w:rFonts w:cs="2  Nazanin"/>
                        <w:sz w:val="16"/>
                        <w:szCs w:val="16"/>
                        <w:rtl/>
                        <w:lang w:bidi="fa-IR"/>
                      </w:rPr>
                      <w:tab/>
                    </w:r>
                    <w:r w:rsidR="00C7698E">
                      <w:rPr>
                        <w:rFonts w:cs="2  Nazanin"/>
                        <w:sz w:val="16"/>
                        <w:szCs w:val="16"/>
                        <w:rtl/>
                        <w:lang w:bidi="fa-IR"/>
                      </w:rPr>
                      <w:tab/>
                    </w:r>
                    <w:r w:rsidR="00C7698E">
                      <w:rPr>
                        <w:rFonts w:cs="2  Nazanin" w:hint="cs"/>
                        <w:sz w:val="16"/>
                        <w:szCs w:val="16"/>
                        <w:rtl/>
                        <w:lang w:bidi="fa-IR"/>
                      </w:rPr>
                      <w:t xml:space="preserve">                 </w:t>
                    </w:r>
                    <w:r w:rsidRPr="00053691">
                      <w:rPr>
                        <w:rFonts w:cs="2  Nazanin" w:hint="cs"/>
                        <w:sz w:val="16"/>
                        <w:szCs w:val="16"/>
                        <w:rtl/>
                        <w:lang w:bidi="fa-IR"/>
                      </w:rPr>
                      <w:t>مکانیک هوافضا 163 (1400) 107544</w:t>
                    </w:r>
                  </w:p>
                </w:txbxContent>
              </v:textbox>
              <w10:wrap anchorx="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A4253F" w14:textId="368D2E48" w:rsidR="001D73DA" w:rsidRDefault="00B60534" w:rsidP="001D73DA">
    <w:pPr>
      <w:pStyle w:val="Header"/>
    </w:pPr>
    <w:r>
      <w:rPr>
        <w:noProof/>
        <w:lang w:bidi="fa-IR"/>
      </w:rPr>
      <w:drawing>
        <wp:anchor distT="0" distB="0" distL="114300" distR="114300" simplePos="0" relativeHeight="251700736" behindDoc="1" locked="0" layoutInCell="1" allowOverlap="1" wp14:anchorId="0C74BBC4" wp14:editId="38219184">
          <wp:simplePos x="0" y="0"/>
          <wp:positionH relativeFrom="column">
            <wp:posOffset>-276225</wp:posOffset>
          </wp:positionH>
          <wp:positionV relativeFrom="paragraph">
            <wp:posOffset>-1123950</wp:posOffset>
          </wp:positionV>
          <wp:extent cx="1171575" cy="1171575"/>
          <wp:effectExtent l="0" t="0" r="9525" b="9525"/>
          <wp:wrapNone/>
          <wp:docPr id="5" name="Picture 5" descr="H:\نشریات تحت مسئولیت\6 پژوهش در ایمنی، سلامت و محیط زیست\لوگوی فصلنامه پژوهش در ایمنی، سلامت و محیط زیست.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نشریات تحت مسئولیت\6 پژوهش در ایمنی، سلامت و محیط زیست\لوگوی فصلنامه پژوهش در ایمنی، سلامت و محیط زیست.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fa-IR"/>
      </w:rPr>
      <mc:AlternateContent>
        <mc:Choice Requires="wps">
          <w:drawing>
            <wp:anchor distT="0" distB="0" distL="114300" distR="114300" simplePos="0" relativeHeight="251683328" behindDoc="0" locked="0" layoutInCell="1" allowOverlap="1" wp14:anchorId="3B94AD1D" wp14:editId="795E6D1F">
              <wp:simplePos x="0" y="0"/>
              <wp:positionH relativeFrom="margin">
                <wp:posOffset>656590</wp:posOffset>
              </wp:positionH>
              <wp:positionV relativeFrom="paragraph">
                <wp:posOffset>-629920</wp:posOffset>
              </wp:positionV>
              <wp:extent cx="4611370" cy="500380"/>
              <wp:effectExtent l="0" t="0" r="0" b="0"/>
              <wp:wrapNone/>
              <wp:docPr id="7" name="Text Box 7"/>
              <wp:cNvGraphicFramePr/>
              <a:graphic xmlns:a="http://schemas.openxmlformats.org/drawingml/2006/main">
                <a:graphicData uri="http://schemas.microsoft.com/office/word/2010/wordprocessingShape">
                  <wps:wsp>
                    <wps:cNvSpPr txBox="1"/>
                    <wps:spPr>
                      <a:xfrm>
                        <a:off x="0" y="0"/>
                        <a:ext cx="4611370" cy="500380"/>
                      </a:xfrm>
                      <a:prstGeom prst="rect">
                        <a:avLst/>
                      </a:prstGeom>
                      <a:noFill/>
                      <a:ln w="6350">
                        <a:noFill/>
                      </a:ln>
                    </wps:spPr>
                    <wps:txbx>
                      <w:txbxContent>
                        <w:p w14:paraId="04523ABD" w14:textId="65A1484F" w:rsidR="001D73DA" w:rsidRPr="006B5E0F" w:rsidRDefault="006B5E0F" w:rsidP="001D73DA">
                          <w:pPr>
                            <w:bidi/>
                            <w:jc w:val="center"/>
                            <w:rPr>
                              <w:rFonts w:cs="B Nazanin"/>
                              <w:sz w:val="36"/>
                              <w:szCs w:val="36"/>
                              <w:rtl/>
                              <w:lang w:bidi="fa-IR"/>
                            </w:rPr>
                          </w:pPr>
                          <w:r w:rsidRPr="006B5E0F">
                            <w:rPr>
                              <w:rStyle w:val="Hyperlink"/>
                              <w:rFonts w:cs="B Nazanin"/>
                              <w:color w:val="auto"/>
                              <w:sz w:val="36"/>
                              <w:szCs w:val="36"/>
                              <w:u w:val="none"/>
                              <w:rtl/>
                              <w:lang w:bidi="fa-IR"/>
                            </w:rPr>
                            <w:t>فصلنامه علم</w:t>
                          </w:r>
                          <w:r w:rsidRPr="006B5E0F">
                            <w:rPr>
                              <w:rStyle w:val="Hyperlink"/>
                              <w:rFonts w:cs="B Nazanin" w:hint="cs"/>
                              <w:color w:val="auto"/>
                              <w:sz w:val="36"/>
                              <w:szCs w:val="36"/>
                              <w:u w:val="none"/>
                              <w:rtl/>
                              <w:lang w:bidi="fa-IR"/>
                            </w:rPr>
                            <w:t>ی</w:t>
                          </w:r>
                          <w:r w:rsidRPr="006B5E0F">
                            <w:rPr>
                              <w:rStyle w:val="Hyperlink"/>
                              <w:rFonts w:cs="B Nazanin"/>
                              <w:color w:val="auto"/>
                              <w:sz w:val="36"/>
                              <w:szCs w:val="36"/>
                              <w:u w:val="none"/>
                              <w:rtl/>
                              <w:lang w:bidi="fa-IR"/>
                            </w:rPr>
                            <w:t xml:space="preserve"> </w:t>
                          </w:r>
                          <w:hyperlink r:id="rId2" w:history="1">
                            <w:r w:rsidR="001D73DA" w:rsidRPr="006B5E0F">
                              <w:rPr>
                                <w:rStyle w:val="Hyperlink"/>
                                <w:rFonts w:cs="B Nazanin" w:hint="cs"/>
                                <w:color w:val="auto"/>
                                <w:sz w:val="36"/>
                                <w:szCs w:val="36"/>
                                <w:u w:val="none"/>
                                <w:rtl/>
                                <w:lang w:bidi="fa-IR"/>
                              </w:rPr>
                              <w:t>پژوهش</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در</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ایمنی،</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سلامت</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و</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محیط</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 xml:space="preserve">زیست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31" type="#_x0000_t202" style="position:absolute;margin-left:51.7pt;margin-top:-49.6pt;width:363.1pt;height:39.4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" filled="f" stroked="f" strokeweight=".5pt">
              <v:textbox>
                <w:txbxContent>
                  <w:p w14:paraId="04523ABD" w14:textId="65A1484F" w:rsidR="001D73DA" w:rsidRPr="006B5E0F" w:rsidRDefault="006B5E0F" w:rsidP="001D73DA">
                    <w:pPr>
                      <w:bidi/>
                      <w:jc w:val="center"/>
                      <w:rPr>
                        <w:rFonts w:cs="B Nazanin"/>
                        <w:sz w:val="36"/>
                        <w:szCs w:val="36"/>
                        <w:rtl/>
                        <w:lang w:bidi="fa-IR"/>
                      </w:rPr>
                    </w:pPr>
                    <w:r w:rsidRPr="006B5E0F">
                      <w:rPr>
                        <w:rStyle w:val="Hyperlink"/>
                        <w:rFonts w:cs="B Nazanin"/>
                        <w:color w:val="auto"/>
                        <w:sz w:val="36"/>
                        <w:szCs w:val="36"/>
                        <w:u w:val="none"/>
                        <w:rtl/>
                        <w:lang w:bidi="fa-IR"/>
                      </w:rPr>
                      <w:t>فصلنامه علم</w:t>
                    </w:r>
                    <w:r w:rsidRPr="006B5E0F">
                      <w:rPr>
                        <w:rStyle w:val="Hyperlink"/>
                        <w:rFonts w:cs="B Nazanin" w:hint="cs"/>
                        <w:color w:val="auto"/>
                        <w:sz w:val="36"/>
                        <w:szCs w:val="36"/>
                        <w:u w:val="none"/>
                        <w:rtl/>
                        <w:lang w:bidi="fa-IR"/>
                      </w:rPr>
                      <w:t>ی</w:t>
                    </w:r>
                    <w:r w:rsidRPr="006B5E0F">
                      <w:rPr>
                        <w:rStyle w:val="Hyperlink"/>
                        <w:rFonts w:cs="B Nazanin"/>
                        <w:color w:val="auto"/>
                        <w:sz w:val="36"/>
                        <w:szCs w:val="36"/>
                        <w:u w:val="none"/>
                        <w:rtl/>
                        <w:lang w:bidi="fa-IR"/>
                      </w:rPr>
                      <w:t xml:space="preserve"> </w:t>
                    </w:r>
                    <w:hyperlink r:id="rId3" w:history="1">
                      <w:r w:rsidR="001D73DA" w:rsidRPr="006B5E0F">
                        <w:rPr>
                          <w:rStyle w:val="Hyperlink"/>
                          <w:rFonts w:cs="B Nazanin" w:hint="cs"/>
                          <w:color w:val="auto"/>
                          <w:sz w:val="36"/>
                          <w:szCs w:val="36"/>
                          <w:u w:val="none"/>
                          <w:rtl/>
                          <w:lang w:bidi="fa-IR"/>
                        </w:rPr>
                        <w:t>پژوهش</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در</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ایمنی،</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سلامت</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و</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محیط</w:t>
                      </w:r>
                      <w:r w:rsidR="001D73DA" w:rsidRPr="006B5E0F">
                        <w:rPr>
                          <w:rStyle w:val="Hyperlink"/>
                          <w:rFonts w:cs="B Nazanin"/>
                          <w:color w:val="auto"/>
                          <w:sz w:val="36"/>
                          <w:szCs w:val="36"/>
                          <w:u w:val="none"/>
                          <w:rtl/>
                          <w:lang w:bidi="fa-IR"/>
                        </w:rPr>
                        <w:t xml:space="preserve"> </w:t>
                      </w:r>
                      <w:r w:rsidR="001D73DA" w:rsidRPr="006B5E0F">
                        <w:rPr>
                          <w:rStyle w:val="Hyperlink"/>
                          <w:rFonts w:cs="B Nazanin" w:hint="cs"/>
                          <w:color w:val="auto"/>
                          <w:sz w:val="36"/>
                          <w:szCs w:val="36"/>
                          <w:u w:val="none"/>
                          <w:rtl/>
                          <w:lang w:bidi="fa-IR"/>
                        </w:rPr>
                        <w:t xml:space="preserve">زیست </w:t>
                      </w:r>
                    </w:hyperlink>
                  </w:p>
                </w:txbxContent>
              </v:textbox>
              <w10:wrap anchorx="margin"/>
            </v:shape>
          </w:pict>
        </mc:Fallback>
      </mc:AlternateContent>
    </w:r>
    <w:r w:rsidR="006B5E0F">
      <w:rPr>
        <w:noProof/>
        <w:lang w:bidi="fa-IR"/>
      </w:rPr>
      <mc:AlternateContent>
        <mc:Choice Requires="wps">
          <w:drawing>
            <wp:anchor distT="0" distB="0" distL="114300" distR="114300" simplePos="0" relativeHeight="251682304" behindDoc="0" locked="0" layoutInCell="1" allowOverlap="1" wp14:anchorId="7C102AD1" wp14:editId="143874AB">
              <wp:simplePos x="0" y="0"/>
              <wp:positionH relativeFrom="margin">
                <wp:posOffset>1124607</wp:posOffset>
              </wp:positionH>
              <wp:positionV relativeFrom="paragraph">
                <wp:posOffset>-966952</wp:posOffset>
              </wp:positionV>
              <wp:extent cx="3555781" cy="304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3555781" cy="304800"/>
                      </a:xfrm>
                      <a:prstGeom prst="rect">
                        <a:avLst/>
                      </a:prstGeom>
                      <a:noFill/>
                      <a:ln w="6350">
                        <a:noFill/>
                      </a:ln>
                    </wps:spPr>
                    <wps:txbx>
                      <w:txbxContent>
                        <w:p w14:paraId="0ED7B548" w14:textId="3E438E51" w:rsidR="001D73DA" w:rsidRPr="00534078" w:rsidRDefault="006B5E0F" w:rsidP="006B5E0F">
                          <w:pPr>
                            <w:bidi/>
                            <w:jc w:val="center"/>
                            <w:rPr>
                              <w:rFonts w:cs="B Nazanin"/>
                              <w:sz w:val="16"/>
                              <w:szCs w:val="16"/>
                              <w:lang w:bidi="fa-IR"/>
                            </w:rPr>
                          </w:pPr>
                          <w:r w:rsidRPr="006B5E0F">
                            <w:rPr>
                              <w:rFonts w:cs="B Nazanin"/>
                              <w:sz w:val="16"/>
                              <w:szCs w:val="16"/>
                              <w:rtl/>
                              <w:lang w:bidi="fa-IR"/>
                            </w:rPr>
                            <w:t>فصلنامه علم</w:t>
                          </w:r>
                          <w:r w:rsidRPr="006B5E0F">
                            <w:rPr>
                              <w:rFonts w:cs="B Nazanin" w:hint="cs"/>
                              <w:sz w:val="16"/>
                              <w:szCs w:val="16"/>
                              <w:rtl/>
                              <w:lang w:bidi="fa-IR"/>
                            </w:rPr>
                            <w:t>ی</w:t>
                          </w:r>
                          <w:r w:rsidRPr="003959E4">
                            <w:rPr>
                              <w:rFonts w:cs="B Nazanin" w:hint="cs"/>
                              <w:sz w:val="16"/>
                              <w:szCs w:val="16"/>
                              <w:rtl/>
                              <w:lang w:bidi="fa-IR"/>
                            </w:rPr>
                            <w:t xml:space="preserve"> </w:t>
                          </w:r>
                          <w:r w:rsidR="001D73DA" w:rsidRPr="003959E4">
                            <w:rPr>
                              <w:rFonts w:cs="B Nazanin" w:hint="cs"/>
                              <w:sz w:val="16"/>
                              <w:szCs w:val="16"/>
                              <w:rtl/>
                              <w:lang w:bidi="fa-IR"/>
                            </w:rPr>
                            <w:t>پژوهش</w:t>
                          </w:r>
                          <w:r w:rsidR="001D73DA" w:rsidRPr="003959E4">
                            <w:rPr>
                              <w:rFonts w:cs="B Nazanin"/>
                              <w:sz w:val="16"/>
                              <w:szCs w:val="16"/>
                              <w:rtl/>
                              <w:lang w:bidi="fa-IR"/>
                            </w:rPr>
                            <w:t xml:space="preserve"> </w:t>
                          </w:r>
                          <w:r w:rsidR="001D73DA" w:rsidRPr="003959E4">
                            <w:rPr>
                              <w:rFonts w:cs="B Nazanin" w:hint="cs"/>
                              <w:sz w:val="16"/>
                              <w:szCs w:val="16"/>
                              <w:rtl/>
                              <w:lang w:bidi="fa-IR"/>
                            </w:rPr>
                            <w:t>در</w:t>
                          </w:r>
                          <w:r w:rsidR="001D73DA" w:rsidRPr="003959E4">
                            <w:rPr>
                              <w:rFonts w:cs="B Nazanin"/>
                              <w:sz w:val="16"/>
                              <w:szCs w:val="16"/>
                              <w:rtl/>
                              <w:lang w:bidi="fa-IR"/>
                            </w:rPr>
                            <w:t xml:space="preserve"> </w:t>
                          </w:r>
                          <w:r w:rsidR="001D73DA" w:rsidRPr="003959E4">
                            <w:rPr>
                              <w:rFonts w:cs="B Nazanin" w:hint="cs"/>
                              <w:sz w:val="16"/>
                              <w:szCs w:val="16"/>
                              <w:rtl/>
                              <w:lang w:bidi="fa-IR"/>
                            </w:rPr>
                            <w:t>ایمنی،</w:t>
                          </w:r>
                          <w:r w:rsidR="001D73DA" w:rsidRPr="003959E4">
                            <w:rPr>
                              <w:rFonts w:cs="B Nazanin"/>
                              <w:sz w:val="16"/>
                              <w:szCs w:val="16"/>
                              <w:rtl/>
                              <w:lang w:bidi="fa-IR"/>
                            </w:rPr>
                            <w:t xml:space="preserve"> </w:t>
                          </w:r>
                          <w:r w:rsidR="001D73DA" w:rsidRPr="003959E4">
                            <w:rPr>
                              <w:rFonts w:cs="B Nazanin" w:hint="cs"/>
                              <w:sz w:val="16"/>
                              <w:szCs w:val="16"/>
                              <w:rtl/>
                              <w:lang w:bidi="fa-IR"/>
                            </w:rPr>
                            <w:t>سلامت</w:t>
                          </w:r>
                          <w:r w:rsidR="001D73DA" w:rsidRPr="003959E4">
                            <w:rPr>
                              <w:rFonts w:cs="B Nazanin"/>
                              <w:sz w:val="16"/>
                              <w:szCs w:val="16"/>
                              <w:rtl/>
                              <w:lang w:bidi="fa-IR"/>
                            </w:rPr>
                            <w:t xml:space="preserve"> </w:t>
                          </w:r>
                          <w:r w:rsidR="001D73DA" w:rsidRPr="003959E4">
                            <w:rPr>
                              <w:rFonts w:cs="B Nazanin" w:hint="cs"/>
                              <w:sz w:val="16"/>
                              <w:szCs w:val="16"/>
                              <w:rtl/>
                              <w:lang w:bidi="fa-IR"/>
                            </w:rPr>
                            <w:t>و</w:t>
                          </w:r>
                          <w:r w:rsidR="001D73DA" w:rsidRPr="003959E4">
                            <w:rPr>
                              <w:rFonts w:cs="B Nazanin"/>
                              <w:sz w:val="16"/>
                              <w:szCs w:val="16"/>
                              <w:rtl/>
                              <w:lang w:bidi="fa-IR"/>
                            </w:rPr>
                            <w:t xml:space="preserve"> </w:t>
                          </w:r>
                          <w:r w:rsidR="001D73DA" w:rsidRPr="003959E4">
                            <w:rPr>
                              <w:rFonts w:cs="B Nazanin" w:hint="cs"/>
                              <w:sz w:val="16"/>
                              <w:szCs w:val="16"/>
                              <w:rtl/>
                              <w:lang w:bidi="fa-IR"/>
                            </w:rPr>
                            <w:t>محیط</w:t>
                          </w:r>
                          <w:r w:rsidR="001D73DA" w:rsidRPr="003959E4">
                            <w:rPr>
                              <w:rFonts w:cs="B Nazanin"/>
                              <w:sz w:val="16"/>
                              <w:szCs w:val="16"/>
                              <w:rtl/>
                              <w:lang w:bidi="fa-IR"/>
                            </w:rPr>
                            <w:t xml:space="preserve"> </w:t>
                          </w:r>
                          <w:r w:rsidR="001D73DA" w:rsidRPr="003959E4">
                            <w:rPr>
                              <w:rFonts w:cs="B Nazanin" w:hint="cs"/>
                              <w:sz w:val="16"/>
                              <w:szCs w:val="16"/>
                              <w:rtl/>
                              <w:lang w:bidi="fa-IR"/>
                            </w:rPr>
                            <w:t>زیست</w:t>
                          </w:r>
                          <w:r w:rsidR="001D73DA" w:rsidRPr="00534078">
                            <w:rPr>
                              <w:rFonts w:cs="B Nazanin" w:hint="cs"/>
                              <w:sz w:val="16"/>
                              <w:szCs w:val="16"/>
                              <w:rtl/>
                              <w:lang w:bidi="fa-IR"/>
                            </w:rPr>
                            <w:t xml:space="preserve"> </w:t>
                          </w:r>
                          <w:r w:rsidR="001D73DA">
                            <w:rPr>
                              <w:rFonts w:cs="B Nazanin" w:hint="cs"/>
                              <w:sz w:val="16"/>
                              <w:szCs w:val="16"/>
                              <w:rtl/>
                              <w:lang w:bidi="fa-IR"/>
                            </w:rPr>
                            <w:t>/ سال 1403/ دوره 2/ شماره1/ صفحه 1-13</w:t>
                          </w:r>
                          <w:r w:rsidRPr="006B5E0F">
                            <w:rPr>
                              <w:rFonts w:cs="B Nazanin"/>
                              <w:sz w:val="36"/>
                              <w:szCs w:val="36"/>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7C102AD1" id="_x0000_t202" coordsize="21600,21600" o:spt="202" path="m,l,21600r21600,l21600,xe">
              <v:stroke joinstyle="miter"/>
              <v:path gradientshapeok="t" o:connecttype="rect"/>
            </v:shapetype>
            <v:shape id="Text Box 6" o:spid="_x0000_s1031" type="#_x0000_t202" style="position:absolute;margin-left:88.55pt;margin-top:-76.15pt;width:280pt;height:24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" filled="f" stroked="f" strokeweight=".5pt">
              <v:textbox>
                <w:txbxContent>
                  <w:p w14:paraId="0ED7B548" w14:textId="3E438E51" w:rsidR="001D73DA" w:rsidRPr="00534078" w:rsidRDefault="006B5E0F" w:rsidP="006B5E0F">
                    <w:pPr>
                      <w:bidi/>
                      <w:jc w:val="center"/>
                      <w:rPr>
                        <w:rFonts w:cs="B Nazanin"/>
                        <w:sz w:val="16"/>
                        <w:szCs w:val="16"/>
                        <w:lang w:bidi="fa-IR"/>
                      </w:rPr>
                    </w:pPr>
                    <w:r w:rsidRPr="006B5E0F">
                      <w:rPr>
                        <w:rFonts w:cs="B Nazanin"/>
                        <w:sz w:val="16"/>
                        <w:szCs w:val="16"/>
                        <w:rtl/>
                        <w:lang w:bidi="fa-IR"/>
                      </w:rPr>
                      <w:t>فصلنامه علم</w:t>
                    </w:r>
                    <w:r w:rsidRPr="006B5E0F">
                      <w:rPr>
                        <w:rFonts w:cs="B Nazanin" w:hint="cs"/>
                        <w:sz w:val="16"/>
                        <w:szCs w:val="16"/>
                        <w:rtl/>
                        <w:lang w:bidi="fa-IR"/>
                      </w:rPr>
                      <w:t>ی</w:t>
                    </w:r>
                    <w:r w:rsidRPr="003959E4">
                      <w:rPr>
                        <w:rFonts w:cs="B Nazanin" w:hint="cs"/>
                        <w:sz w:val="16"/>
                        <w:szCs w:val="16"/>
                        <w:rtl/>
                        <w:lang w:bidi="fa-IR"/>
                      </w:rPr>
                      <w:t xml:space="preserve"> </w:t>
                    </w:r>
                    <w:r w:rsidR="001D73DA" w:rsidRPr="003959E4">
                      <w:rPr>
                        <w:rFonts w:cs="B Nazanin" w:hint="cs"/>
                        <w:sz w:val="16"/>
                        <w:szCs w:val="16"/>
                        <w:rtl/>
                        <w:lang w:bidi="fa-IR"/>
                      </w:rPr>
                      <w:t>پژوهش</w:t>
                    </w:r>
                    <w:r w:rsidR="001D73DA" w:rsidRPr="003959E4">
                      <w:rPr>
                        <w:rFonts w:cs="B Nazanin"/>
                        <w:sz w:val="16"/>
                        <w:szCs w:val="16"/>
                        <w:rtl/>
                        <w:lang w:bidi="fa-IR"/>
                      </w:rPr>
                      <w:t xml:space="preserve"> </w:t>
                    </w:r>
                    <w:r w:rsidR="001D73DA" w:rsidRPr="003959E4">
                      <w:rPr>
                        <w:rFonts w:cs="B Nazanin" w:hint="cs"/>
                        <w:sz w:val="16"/>
                        <w:szCs w:val="16"/>
                        <w:rtl/>
                        <w:lang w:bidi="fa-IR"/>
                      </w:rPr>
                      <w:t>در</w:t>
                    </w:r>
                    <w:r w:rsidR="001D73DA" w:rsidRPr="003959E4">
                      <w:rPr>
                        <w:rFonts w:cs="B Nazanin"/>
                        <w:sz w:val="16"/>
                        <w:szCs w:val="16"/>
                        <w:rtl/>
                        <w:lang w:bidi="fa-IR"/>
                      </w:rPr>
                      <w:t xml:space="preserve"> </w:t>
                    </w:r>
                    <w:r w:rsidR="001D73DA" w:rsidRPr="003959E4">
                      <w:rPr>
                        <w:rFonts w:cs="B Nazanin" w:hint="cs"/>
                        <w:sz w:val="16"/>
                        <w:szCs w:val="16"/>
                        <w:rtl/>
                        <w:lang w:bidi="fa-IR"/>
                      </w:rPr>
                      <w:t>ایمنی،</w:t>
                    </w:r>
                    <w:r w:rsidR="001D73DA" w:rsidRPr="003959E4">
                      <w:rPr>
                        <w:rFonts w:cs="B Nazanin"/>
                        <w:sz w:val="16"/>
                        <w:szCs w:val="16"/>
                        <w:rtl/>
                        <w:lang w:bidi="fa-IR"/>
                      </w:rPr>
                      <w:t xml:space="preserve"> </w:t>
                    </w:r>
                    <w:r w:rsidR="001D73DA" w:rsidRPr="003959E4">
                      <w:rPr>
                        <w:rFonts w:cs="B Nazanin" w:hint="cs"/>
                        <w:sz w:val="16"/>
                        <w:szCs w:val="16"/>
                        <w:rtl/>
                        <w:lang w:bidi="fa-IR"/>
                      </w:rPr>
                      <w:t>سلامت</w:t>
                    </w:r>
                    <w:r w:rsidR="001D73DA" w:rsidRPr="003959E4">
                      <w:rPr>
                        <w:rFonts w:cs="B Nazanin"/>
                        <w:sz w:val="16"/>
                        <w:szCs w:val="16"/>
                        <w:rtl/>
                        <w:lang w:bidi="fa-IR"/>
                      </w:rPr>
                      <w:t xml:space="preserve"> </w:t>
                    </w:r>
                    <w:r w:rsidR="001D73DA" w:rsidRPr="003959E4">
                      <w:rPr>
                        <w:rFonts w:cs="B Nazanin" w:hint="cs"/>
                        <w:sz w:val="16"/>
                        <w:szCs w:val="16"/>
                        <w:rtl/>
                        <w:lang w:bidi="fa-IR"/>
                      </w:rPr>
                      <w:t>و</w:t>
                    </w:r>
                    <w:r w:rsidR="001D73DA" w:rsidRPr="003959E4">
                      <w:rPr>
                        <w:rFonts w:cs="B Nazanin"/>
                        <w:sz w:val="16"/>
                        <w:szCs w:val="16"/>
                        <w:rtl/>
                        <w:lang w:bidi="fa-IR"/>
                      </w:rPr>
                      <w:t xml:space="preserve"> </w:t>
                    </w:r>
                    <w:r w:rsidR="001D73DA" w:rsidRPr="003959E4">
                      <w:rPr>
                        <w:rFonts w:cs="B Nazanin" w:hint="cs"/>
                        <w:sz w:val="16"/>
                        <w:szCs w:val="16"/>
                        <w:rtl/>
                        <w:lang w:bidi="fa-IR"/>
                      </w:rPr>
                      <w:t>محیط</w:t>
                    </w:r>
                    <w:r w:rsidR="001D73DA" w:rsidRPr="003959E4">
                      <w:rPr>
                        <w:rFonts w:cs="B Nazanin"/>
                        <w:sz w:val="16"/>
                        <w:szCs w:val="16"/>
                        <w:rtl/>
                        <w:lang w:bidi="fa-IR"/>
                      </w:rPr>
                      <w:t xml:space="preserve"> </w:t>
                    </w:r>
                    <w:r w:rsidR="001D73DA" w:rsidRPr="003959E4">
                      <w:rPr>
                        <w:rFonts w:cs="B Nazanin" w:hint="cs"/>
                        <w:sz w:val="16"/>
                        <w:szCs w:val="16"/>
                        <w:rtl/>
                        <w:lang w:bidi="fa-IR"/>
                      </w:rPr>
                      <w:t>زیست</w:t>
                    </w:r>
                    <w:r w:rsidR="001D73DA" w:rsidRPr="00534078">
                      <w:rPr>
                        <w:rFonts w:cs="B Nazanin" w:hint="cs"/>
                        <w:sz w:val="16"/>
                        <w:szCs w:val="16"/>
                        <w:rtl/>
                        <w:lang w:bidi="fa-IR"/>
                      </w:rPr>
                      <w:t xml:space="preserve"> </w:t>
                    </w:r>
                    <w:r w:rsidR="001D73DA">
                      <w:rPr>
                        <w:rFonts w:cs="B Nazanin" w:hint="cs"/>
                        <w:sz w:val="16"/>
                        <w:szCs w:val="16"/>
                        <w:rtl/>
                        <w:lang w:bidi="fa-IR"/>
                      </w:rPr>
                      <w:t>/ سال 1403/ دوره 2/ شماره1/ صفحه 1-13</w:t>
                    </w:r>
                    <w:r w:rsidRPr="006B5E0F">
                      <w:rPr>
                        <w:rFonts w:cs="B Nazanin"/>
                        <w:sz w:val="36"/>
                        <w:szCs w:val="36"/>
                        <w:rtl/>
                        <w:lang w:bidi="fa-IR"/>
                      </w:rPr>
                      <w:t xml:space="preserve"> </w:t>
                    </w:r>
                  </w:p>
                </w:txbxContent>
              </v:textbox>
              <w10:wrap anchorx="margin"/>
            </v:shape>
          </w:pict>
        </mc:Fallback>
      </mc:AlternateContent>
    </w:r>
    <w:r w:rsidR="001D73DA">
      <w:rPr>
        <w:noProof/>
        <w:lang w:bidi="fa-IR"/>
      </w:rPr>
      <mc:AlternateContent>
        <mc:Choice Requires="wps">
          <w:drawing>
            <wp:anchor distT="0" distB="0" distL="114300" distR="114300" simplePos="0" relativeHeight="251681280" behindDoc="0" locked="0" layoutInCell="1" allowOverlap="1" wp14:anchorId="7135D1C1" wp14:editId="38BCBA39">
              <wp:simplePos x="0" y="0"/>
              <wp:positionH relativeFrom="column">
                <wp:posOffset>985520</wp:posOffset>
              </wp:positionH>
              <wp:positionV relativeFrom="paragraph">
                <wp:posOffset>-1015365</wp:posOffset>
              </wp:positionV>
              <wp:extent cx="4455795" cy="985520"/>
              <wp:effectExtent l="0" t="0" r="1905" b="5080"/>
              <wp:wrapNone/>
              <wp:docPr id="3" name="Rectangle 3"/>
              <wp:cNvGraphicFramePr/>
              <a:graphic xmlns:a="http://schemas.openxmlformats.org/drawingml/2006/main">
                <a:graphicData uri="http://schemas.microsoft.com/office/word/2010/wordprocessingShape">
                  <wps:wsp>
                    <wps:cNvSpPr/>
                    <wps:spPr>
                      <a:xfrm>
                        <a:off x="0" y="0"/>
                        <a:ext cx="4455795" cy="985520"/>
                      </a:xfrm>
                      <a:prstGeom prst="rect">
                        <a:avLst/>
                      </a:prstGeom>
                      <a:solidFill>
                        <a:schemeClr val="bg1">
                          <a:lumMod val="8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0D701A3" id="Rectangle 3" o:spid="_x0000_s1026" style="position:absolute;left:0;text-align:left;margin-left:77.6pt;margin-top:-79.95pt;width:350.85pt;height:77.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" fillcolor="#d8d8d8 [2732]" stroked="f" strokeweight="1pt"/>
          </w:pict>
        </mc:Fallback>
      </mc:AlternateContent>
    </w:r>
    <w:r w:rsidR="001D73DA">
      <w:rPr>
        <w:noProof/>
        <w:lang w:bidi="fa-IR"/>
      </w:rPr>
      <mc:AlternateContent>
        <mc:Choice Requires="wps">
          <w:drawing>
            <wp:anchor distT="0" distB="0" distL="114300" distR="114300" simplePos="0" relativeHeight="251679232" behindDoc="0" locked="0" layoutInCell="1" allowOverlap="1" wp14:anchorId="0CB1BE0A" wp14:editId="1BD945FB">
              <wp:simplePos x="0" y="0"/>
              <wp:positionH relativeFrom="column">
                <wp:posOffset>-452755</wp:posOffset>
              </wp:positionH>
              <wp:positionV relativeFrom="paragraph">
                <wp:posOffset>-1104265</wp:posOffset>
              </wp:positionV>
              <wp:extent cx="5904000"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590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left:0;text-align:lef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5pt,-86.95pt" to="429.25pt,-8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" strokecolor="black [3200]" strokeweight=".5pt">
              <v:stroke joinstyle="miter"/>
            </v:line>
          </w:pict>
        </mc:Fallback>
      </mc:AlternateContent>
    </w:r>
    <w:ins w:id="2" w:author="Ebrahimi" w:date="2024-06-15T14:33:00Z">
      <w:r w:rsidR="001D73DA">
        <w:rPr>
          <w:noProof/>
          <w:u w:val="single"/>
          <w:lang w:bidi="fa-IR"/>
          <w:rPrChange w:id="3">
            <w:rPr>
              <w:noProof/>
              <w:lang w:bidi="fa-IR"/>
            </w:rPr>
          </w:rPrChange>
        </w:rPr>
        <w:drawing>
          <wp:anchor distT="0" distB="0" distL="114300" distR="114300" simplePos="0" relativeHeight="251684352" behindDoc="0" locked="0" layoutInCell="1" allowOverlap="1" wp14:anchorId="1AD3E3B7" wp14:editId="4DD3A6EA">
            <wp:simplePos x="0" y="0"/>
            <wp:positionH relativeFrom="column">
              <wp:posOffset>5549900</wp:posOffset>
            </wp:positionH>
            <wp:positionV relativeFrom="paragraph">
              <wp:posOffset>-1112189</wp:posOffset>
            </wp:positionV>
            <wp:extent cx="746074" cy="1081378"/>
            <wp:effectExtent l="0" t="0" r="0" b="5080"/>
            <wp:wrapNone/>
            <wp:docPr id="14" name="Picture 14" descr="C:\Users\Ebrahimi\Desktop\TES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brahimi\Desktop\TEST2.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46074" cy="1081378"/>
                    </a:xfrm>
                    <a:prstGeom prst="rect">
                      <a:avLst/>
                    </a:prstGeom>
                    <a:noFill/>
                    <a:ln>
                      <a:noFill/>
                    </a:ln>
                  </pic:spPr>
                </pic:pic>
              </a:graphicData>
            </a:graphic>
            <wp14:sizeRelH relativeFrom="page">
              <wp14:pctWidth>0</wp14:pctWidth>
            </wp14:sizeRelH>
            <wp14:sizeRelV relativeFrom="page">
              <wp14:pctHeight>0</wp14:pctHeight>
            </wp14:sizeRelV>
          </wp:anchor>
        </w:drawing>
      </w:r>
    </w:ins>
    <w:r w:rsidR="001D73DA">
      <w:rPr>
        <w:noProof/>
        <w:lang w:bidi="fa-IR"/>
      </w:rPr>
      <mc:AlternateContent>
        <mc:Choice Requires="wps">
          <w:drawing>
            <wp:anchor distT="0" distB="0" distL="114300" distR="114300" simplePos="0" relativeHeight="251680256" behindDoc="0" locked="0" layoutInCell="1" allowOverlap="1" wp14:anchorId="4BB74B21" wp14:editId="51CA0EF3">
              <wp:simplePos x="0" y="0"/>
              <wp:positionH relativeFrom="margin">
                <wp:posOffset>-438150</wp:posOffset>
              </wp:positionH>
              <wp:positionV relativeFrom="paragraph">
                <wp:posOffset>50800</wp:posOffset>
              </wp:positionV>
              <wp:extent cx="6732000" cy="0"/>
              <wp:effectExtent l="0" t="19050" r="12065" b="38100"/>
              <wp:wrapNone/>
              <wp:docPr id="2" name="Straight Connector 2"/>
              <wp:cNvGraphicFramePr/>
              <a:graphic xmlns:a="http://schemas.openxmlformats.org/drawingml/2006/main">
                <a:graphicData uri="http://schemas.microsoft.com/office/word/2010/wordprocessingShape">
                  <wps:wsp>
                    <wps:cNvCnPr/>
                    <wps:spPr>
                      <a:xfrm>
                        <a:off x="0" y="0"/>
                        <a:ext cx="6732000" cy="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8E1D144" id="Straight Connector 2" o:spid="_x0000_s1026" style="position:absolute;left:0;text-align:lef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5pt,4pt" to="495.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" strokecolor="black [3200]" strokeweight="4.5pt">
              <v:stroke joinstyle="miter"/>
              <w10:wrap anchorx="margin"/>
            </v:line>
          </w:pict>
        </mc:Fallback>
      </mc:AlternateContent>
    </w:r>
  </w:p>
  <w:p w14:paraId="65142159" w14:textId="725A5765" w:rsidR="005F4A25" w:rsidRPr="001D73DA" w:rsidRDefault="005F4A25" w:rsidP="001D73DA">
    <w:pPr>
      <w:pStyle w:val="Header"/>
      <w:rPr>
        <w:lang w:bidi="fa-IR"/>
      </w:rPr>
    </w:pPr>
    <w:bookmarkStart w:id="4" w:name="_GoBack"/>
    <w:bookmarkEnd w:id="4"/>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7EEA09" w14:textId="51D174AC" w:rsidR="007D3994" w:rsidRPr="007D3994" w:rsidRDefault="00EF3A7A" w:rsidP="007D3994">
    <w:pPr>
      <w:pStyle w:val="Header"/>
    </w:pPr>
    <w:r>
      <w:rPr>
        <w:noProof/>
        <w:lang w:bidi="fa-IR"/>
      </w:rPr>
      <mc:AlternateContent>
        <mc:Choice Requires="wps">
          <w:drawing>
            <wp:anchor distT="0" distB="0" distL="114300" distR="114300" simplePos="0" relativeHeight="251655680" behindDoc="0" locked="0" layoutInCell="1" allowOverlap="1" wp14:anchorId="66A98FC8" wp14:editId="28A5A497">
              <wp:simplePos x="0" y="0"/>
              <wp:positionH relativeFrom="margin">
                <wp:posOffset>980745</wp:posOffset>
              </wp:positionH>
              <wp:positionV relativeFrom="paragraph">
                <wp:posOffset>-91440</wp:posOffset>
              </wp:positionV>
              <wp:extent cx="5025136" cy="29182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5025136" cy="291820"/>
                      </a:xfrm>
                      <a:prstGeom prst="rect">
                        <a:avLst/>
                      </a:prstGeom>
                      <a:noFill/>
                      <a:ln w="6350">
                        <a:noFill/>
                      </a:ln>
                    </wps:spPr>
                    <wps:txbx>
                      <w:txbxContent>
                        <w:p w14:paraId="4AB2D683" w14:textId="77777777" w:rsidR="008535C5" w:rsidRPr="00EF7181" w:rsidRDefault="008535C5" w:rsidP="008535C5">
                          <w:pPr>
                            <w:bidi/>
                            <w:rPr>
                              <w:rFonts w:cs="B Nazanin"/>
                              <w:lang w:bidi="fa-IR"/>
                            </w:rPr>
                          </w:pPr>
                          <w:r w:rsidRPr="00012275">
                            <w:rPr>
                              <w:rFonts w:cs="B Nazanin"/>
                              <w:rtl/>
                              <w:lang w:bidi="fa-IR"/>
                            </w:rPr>
                            <w:t>عنوان مقاله در ا</w:t>
                          </w:r>
                          <w:r w:rsidRPr="00012275">
                            <w:rPr>
                              <w:rFonts w:cs="B Nazanin" w:hint="cs"/>
                              <w:rtl/>
                              <w:lang w:bidi="fa-IR"/>
                            </w:rPr>
                            <w:t>ی</w:t>
                          </w:r>
                          <w:r w:rsidRPr="00012275">
                            <w:rPr>
                              <w:rFonts w:cs="B Nazanin" w:hint="eastAsia"/>
                              <w:rtl/>
                              <w:lang w:bidi="fa-IR"/>
                            </w:rPr>
                            <w:t>ن</w:t>
                          </w:r>
                          <w:r w:rsidRPr="00012275">
                            <w:rPr>
                              <w:rFonts w:cs="B Nazanin"/>
                              <w:rtl/>
                              <w:lang w:bidi="fa-IR"/>
                            </w:rPr>
                            <w:t xml:space="preserve"> قسمت درج شود</w:t>
                          </w:r>
                        </w:p>
                        <w:p w14:paraId="004E9255" w14:textId="3A5785BF" w:rsidR="007D3994" w:rsidRPr="00EF7181" w:rsidRDefault="007D3994" w:rsidP="00EF7181">
                          <w:pPr>
                            <w:bidi/>
                            <w:rPr>
                              <w:rFonts w:cs="B Nazanin"/>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66A98FC8" id="_x0000_t202" coordsize="21600,21600" o:spt="202" path="m,l,21600r21600,l21600,xe">
              <v:stroke joinstyle="miter"/>
              <v:path gradientshapeok="t" o:connecttype="rect"/>
            </v:shapetype>
            <v:shape id="Text Box 55" o:spid="_x0000_s1033" type="#_x0000_t202" style="position:absolute;margin-left:77.2pt;margin-top:-7.2pt;width:395.7pt;height:23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" filled="f" stroked="f" strokeweight=".5pt">
              <v:textbox>
                <w:txbxContent>
                  <w:p w14:paraId="4AB2D683" w14:textId="77777777" w:rsidR="008535C5" w:rsidRPr="00EF7181" w:rsidRDefault="008535C5" w:rsidP="008535C5">
                    <w:pPr>
                      <w:bidi/>
                      <w:rPr>
                        <w:rFonts w:cs="B Nazanin"/>
                        <w:lang w:bidi="fa-IR"/>
                      </w:rPr>
                    </w:pPr>
                    <w:r w:rsidRPr="00012275">
                      <w:rPr>
                        <w:rFonts w:cs="B Nazanin"/>
                        <w:rtl/>
                        <w:lang w:bidi="fa-IR"/>
                      </w:rPr>
                      <w:t>عنوان مقاله در ا</w:t>
                    </w:r>
                    <w:r w:rsidRPr="00012275">
                      <w:rPr>
                        <w:rFonts w:cs="B Nazanin" w:hint="cs"/>
                        <w:rtl/>
                        <w:lang w:bidi="fa-IR"/>
                      </w:rPr>
                      <w:t>ی</w:t>
                    </w:r>
                    <w:r w:rsidRPr="00012275">
                      <w:rPr>
                        <w:rFonts w:cs="B Nazanin" w:hint="eastAsia"/>
                        <w:rtl/>
                        <w:lang w:bidi="fa-IR"/>
                      </w:rPr>
                      <w:t>ن</w:t>
                    </w:r>
                    <w:r w:rsidRPr="00012275">
                      <w:rPr>
                        <w:rFonts w:cs="B Nazanin"/>
                        <w:rtl/>
                        <w:lang w:bidi="fa-IR"/>
                      </w:rPr>
                      <w:t xml:space="preserve"> قسمت درج شود</w:t>
                    </w:r>
                  </w:p>
                  <w:p w14:paraId="004E9255" w14:textId="3A5785BF" w:rsidR="007D3994" w:rsidRPr="00EF7181" w:rsidRDefault="007D3994" w:rsidP="00EF7181">
                    <w:pPr>
                      <w:bidi/>
                      <w:rPr>
                        <w:rFonts w:cs="B Nazanin"/>
                        <w:lang w:bidi="fa-IR"/>
                      </w:rPr>
                    </w:pPr>
                  </w:p>
                </w:txbxContent>
              </v:textbox>
              <w10:wrap anchorx="margin"/>
            </v:shape>
          </w:pict>
        </mc:Fallback>
      </mc:AlternateContent>
    </w:r>
    <w:r w:rsidR="00EF7181">
      <w:rPr>
        <w:noProof/>
        <w:lang w:bidi="fa-IR"/>
      </w:rPr>
      <mc:AlternateContent>
        <mc:Choice Requires="wps">
          <w:drawing>
            <wp:anchor distT="0" distB="0" distL="114300" distR="114300" simplePos="0" relativeHeight="251654656" behindDoc="0" locked="0" layoutInCell="1" allowOverlap="1" wp14:anchorId="20B62DCF" wp14:editId="75A7F8F7">
              <wp:simplePos x="0" y="0"/>
              <wp:positionH relativeFrom="column">
                <wp:posOffset>14630</wp:posOffset>
              </wp:positionH>
              <wp:positionV relativeFrom="paragraph">
                <wp:posOffset>-69493</wp:posOffset>
              </wp:positionV>
              <wp:extent cx="1513840" cy="256006"/>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513840" cy="256006"/>
                      </a:xfrm>
                      <a:prstGeom prst="rect">
                        <a:avLst/>
                      </a:prstGeom>
                      <a:noFill/>
                      <a:ln w="6350">
                        <a:noFill/>
                      </a:ln>
                    </wps:spPr>
                    <wps:txbx>
                      <w:txbxContent>
                        <w:p w14:paraId="3D01B8D3" w14:textId="0FD69F11" w:rsidR="007D3994" w:rsidRPr="00EF7181" w:rsidRDefault="00FC46A7">
                          <w:pPr>
                            <w:rPr>
                              <w:rFonts w:cs="B Nazanin"/>
                              <w:rtl/>
                              <w:lang w:bidi="fa-IR"/>
                            </w:rPr>
                          </w:pPr>
                          <w:r w:rsidRPr="00FC46A7">
                            <w:rPr>
                              <w:rFonts w:cs="B Nazanin"/>
                              <w:rtl/>
                              <w:lang w:bidi="fa-IR"/>
                            </w:rPr>
                            <w:fldChar w:fldCharType="begin"/>
                          </w:r>
                          <w:r w:rsidRPr="00FC46A7">
                            <w:rPr>
                              <w:rFonts w:cs="B Nazanin"/>
                              <w:rtl/>
                              <w:lang w:bidi="fa-IR"/>
                            </w:rPr>
                            <w:instrText xml:space="preserve"> PAGE   \* MERGEFORMAT </w:instrText>
                          </w:r>
                          <w:r w:rsidRPr="00FC46A7">
                            <w:rPr>
                              <w:rFonts w:cs="B Nazanin"/>
                              <w:rtl/>
                              <w:lang w:bidi="fa-IR"/>
                            </w:rPr>
                            <w:fldChar w:fldCharType="separate"/>
                          </w:r>
                          <w:r w:rsidR="001D73DA">
                            <w:rPr>
                              <w:rFonts w:cs="B Nazanin"/>
                              <w:noProof/>
                              <w:lang w:bidi="fa-IR"/>
                            </w:rPr>
                            <w:t>2</w:t>
                          </w:r>
                          <w:r w:rsidRPr="00FC46A7">
                            <w:rPr>
                              <w:rFonts w:cs="B Nazanin"/>
                              <w:noProof/>
                              <w:rtl/>
                              <w:lang w:bidi="fa-IR"/>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20B62DCF" id="Text Box 53" o:spid="_x0000_s1034" type="#_x0000_t202" style="position:absolute;margin-left:1.15pt;margin-top:-5.45pt;width:119.2pt;height:20.15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" filled="f" stroked="f" strokeweight=".5pt">
              <v:textbox>
                <w:txbxContent>
                  <w:p w14:paraId="3D01B8D3" w14:textId="0FD69F11" w:rsidR="007D3994" w:rsidRPr="00EF7181" w:rsidRDefault="00FC46A7">
                    <w:pPr>
                      <w:rPr>
                        <w:rFonts w:cs="B Nazanin"/>
                        <w:rtl/>
                        <w:lang w:bidi="fa-IR"/>
                      </w:rPr>
                    </w:pPr>
                    <w:r w:rsidRPr="00FC46A7">
                      <w:rPr>
                        <w:rFonts w:cs="B Nazanin"/>
                        <w:rtl/>
                        <w:lang w:bidi="fa-IR"/>
                      </w:rPr>
                      <w:fldChar w:fldCharType="begin"/>
                    </w:r>
                    <w:r w:rsidRPr="00FC46A7">
                      <w:rPr>
                        <w:rFonts w:cs="B Nazanin"/>
                        <w:rtl/>
                        <w:lang w:bidi="fa-IR"/>
                      </w:rPr>
                      <w:instrText xml:space="preserve"> PAGE   \* MERGEFORMAT </w:instrText>
                    </w:r>
                    <w:r w:rsidRPr="00FC46A7">
                      <w:rPr>
                        <w:rFonts w:cs="B Nazanin"/>
                        <w:rtl/>
                        <w:lang w:bidi="fa-IR"/>
                      </w:rPr>
                      <w:fldChar w:fldCharType="separate"/>
                    </w:r>
                    <w:r w:rsidR="001D73DA">
                      <w:rPr>
                        <w:rFonts w:cs="B Nazanin"/>
                        <w:noProof/>
                        <w:lang w:bidi="fa-IR"/>
                      </w:rPr>
                      <w:t>2</w:t>
                    </w:r>
                    <w:r w:rsidRPr="00FC46A7">
                      <w:rPr>
                        <w:rFonts w:cs="B Nazanin"/>
                        <w:noProof/>
                        <w:rtl/>
                        <w:lang w:bidi="fa-IR"/>
                      </w:rPr>
                      <w:fldChar w:fldCharType="end"/>
                    </w:r>
                  </w:p>
                </w:txbxContent>
              </v:textbox>
            </v:shape>
          </w:pict>
        </mc:Fallback>
      </mc:AlternateContent>
    </w:r>
    <w:r w:rsidR="007D3994">
      <w:rPr>
        <w:noProof/>
        <w:lang w:bidi="fa-IR"/>
      </w:rPr>
      <mc:AlternateContent>
        <mc:Choice Requires="wps">
          <w:drawing>
            <wp:anchor distT="0" distB="0" distL="114300" distR="114300" simplePos="0" relativeHeight="251653632" behindDoc="0" locked="0" layoutInCell="1" allowOverlap="1" wp14:anchorId="3B1BF2DA" wp14:editId="4807083A">
              <wp:simplePos x="0" y="0"/>
              <wp:positionH relativeFrom="margin">
                <wp:align>left</wp:align>
              </wp:positionH>
              <wp:positionV relativeFrom="paragraph">
                <wp:posOffset>186436</wp:posOffset>
              </wp:positionV>
              <wp:extent cx="5939942" cy="0"/>
              <wp:effectExtent l="0" t="0" r="0" b="0"/>
              <wp:wrapNone/>
              <wp:docPr id="52" name="Straight Connector 52"/>
              <wp:cNvGraphicFramePr/>
              <a:graphic xmlns:a="http://schemas.openxmlformats.org/drawingml/2006/main">
                <a:graphicData uri="http://schemas.microsoft.com/office/word/2010/wordprocessingShape">
                  <wps:wsp>
                    <wps:cNvCnPr/>
                    <wps:spPr>
                      <a:xfrm>
                        <a:off x="0" y="0"/>
                        <a:ext cx="59399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0E301CA" id="Straight Connector 52" o:spid="_x0000_s1026" style="position:absolute;left:0;text-align:left;z-index:251653632;visibility:visible;mso-wrap-style:square;mso-wrap-distance-left:9pt;mso-wrap-distance-top:0;mso-wrap-distance-right:9pt;mso-wrap-distance-bottom:0;mso-position-horizontal:left;mso-position-horizontal-relative:margin;mso-position-vertical:absolute;mso-position-vertical-relative:text" from="0,14.7pt" to="467.7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" strokecolor="black [3200]" strokeweight=".5pt">
              <v:stroke joinstyle="miter"/>
              <w10:wrap anchorx="margin"/>
            </v:line>
          </w:pict>
        </mc:Fallback>
      </mc:AlternateContent>
    </w:r>
    <w:r w:rsidR="007D3994">
      <w:rPr>
        <w:noProof/>
        <w:lang w:bidi="fa-IR"/>
      </w:rPr>
      <mc:AlternateContent>
        <mc:Choice Requires="wps">
          <w:drawing>
            <wp:anchor distT="0" distB="0" distL="114300" distR="114300" simplePos="0" relativeHeight="251652608" behindDoc="0" locked="0" layoutInCell="1" allowOverlap="1" wp14:anchorId="754F66DA" wp14:editId="50D37382">
              <wp:simplePos x="0" y="0"/>
              <wp:positionH relativeFrom="column">
                <wp:posOffset>0</wp:posOffset>
              </wp:positionH>
              <wp:positionV relativeFrom="paragraph">
                <wp:posOffset>-54864</wp:posOffset>
              </wp:positionV>
              <wp:extent cx="5939942"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59399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3E8BA58" id="Straight Connector 51" o:spid="_x0000_s1026" style="position:absolute;left:0;text-align:left;z-index:251652608;visibility:visible;mso-wrap-style:square;mso-wrap-distance-left:9pt;mso-wrap-distance-top:0;mso-wrap-distance-right:9pt;mso-wrap-distance-bottom:0;mso-position-horizontal:absolute;mso-position-horizontal-relative:text;mso-position-vertical:absolute;mso-position-vertical-relative:text" from="0,-4.3pt" to="467.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" strokecolor="black [3200]" strokeweight=".5pt">
              <v:stroke joinstyle="miter"/>
            </v: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1A979F" w14:textId="77777777" w:rsidR="00075394" w:rsidRPr="00075394" w:rsidRDefault="00075394" w:rsidP="0007539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B4AA7F" w14:textId="77777777" w:rsidR="009145C4" w:rsidRPr="00B55430" w:rsidRDefault="009145C4" w:rsidP="00B55430">
    <w:pPr>
      <w:pStyle w:val="Header"/>
    </w:pPr>
    <w:r w:rsidRPr="001862AF">
      <w:rPr>
        <w:noProof/>
        <w:lang w:bidi="fa-IR"/>
      </w:rPr>
      <mc:AlternateContent>
        <mc:Choice Requires="wps">
          <w:drawing>
            <wp:anchor distT="0" distB="0" distL="114300" distR="114300" simplePos="0" relativeHeight="251646976" behindDoc="0" locked="0" layoutInCell="1" allowOverlap="1" wp14:anchorId="701BA8FF" wp14:editId="22BA19F1">
              <wp:simplePos x="0" y="0"/>
              <wp:positionH relativeFrom="margin">
                <wp:align>right</wp:align>
              </wp:positionH>
              <wp:positionV relativeFrom="paragraph">
                <wp:posOffset>-1155203</wp:posOffset>
              </wp:positionV>
              <wp:extent cx="3835558" cy="246380"/>
              <wp:effectExtent l="0" t="0" r="0" b="1270"/>
              <wp:wrapNone/>
              <wp:docPr id="69" name="Text Box 69"/>
              <wp:cNvGraphicFramePr/>
              <a:graphic xmlns:a="http://schemas.openxmlformats.org/drawingml/2006/main">
                <a:graphicData uri="http://schemas.microsoft.com/office/word/2010/wordprocessingShape">
                  <wps:wsp>
                    <wps:cNvSpPr txBox="1"/>
                    <wps:spPr>
                      <a:xfrm>
                        <a:off x="0" y="0"/>
                        <a:ext cx="3835558" cy="246380"/>
                      </a:xfrm>
                      <a:prstGeom prst="rect">
                        <a:avLst/>
                      </a:prstGeom>
                      <a:noFill/>
                      <a:ln w="6350">
                        <a:noFill/>
                      </a:ln>
                    </wps:spPr>
                    <wps:txbx>
                      <w:txbxContent>
                        <w:p w14:paraId="30F4361A" w14:textId="77777777" w:rsidR="009145C4" w:rsidRPr="006A2094" w:rsidRDefault="009145C4" w:rsidP="006A2094">
                          <w:pPr>
                            <w:bidi/>
                            <w:rPr>
                              <w:rFonts w:cs="B Nazanin"/>
                              <w:sz w:val="16"/>
                              <w:szCs w:val="16"/>
                              <w:rtl/>
                              <w:lang w:bidi="fa-IR"/>
                            </w:rPr>
                          </w:pPr>
                          <w:r w:rsidRPr="006A2094">
                            <w:rPr>
                              <w:rFonts w:cs="B Nazanin"/>
                              <w:sz w:val="16"/>
                              <w:szCs w:val="16"/>
                              <w:rtl/>
                              <w:lang w:bidi="fa-IR"/>
                            </w:rPr>
                            <w:t xml:space="preserve">چاپ </w:t>
                          </w:r>
                          <w:r w:rsidRPr="006A2094">
                            <w:rPr>
                              <w:rFonts w:cs="B Nazanin" w:hint="cs"/>
                              <w:sz w:val="16"/>
                              <w:szCs w:val="16"/>
                              <w:rtl/>
                              <w:lang w:bidi="fa-IR"/>
                            </w:rPr>
                            <w:t>چهار</w:t>
                          </w:r>
                          <w:r w:rsidRPr="006A2094">
                            <w:rPr>
                              <w:rFonts w:cs="B Nazanin"/>
                              <w:sz w:val="16"/>
                              <w:szCs w:val="16"/>
                              <w:rtl/>
                              <w:lang w:bidi="fa-IR"/>
                            </w:rPr>
                            <w:t>بعد</w:t>
                          </w:r>
                          <w:r w:rsidRPr="006A2094">
                            <w:rPr>
                              <w:rFonts w:cs="B Nazanin" w:hint="cs"/>
                              <w:sz w:val="16"/>
                              <w:szCs w:val="16"/>
                              <w:rtl/>
                              <w:lang w:bidi="fa-IR"/>
                            </w:rPr>
                            <w:t>ی</w:t>
                          </w:r>
                          <w:r w:rsidRPr="006A2094">
                            <w:rPr>
                              <w:rFonts w:cs="B Nazanin"/>
                              <w:sz w:val="16"/>
                              <w:szCs w:val="16"/>
                              <w:rtl/>
                              <w:lang w:bidi="fa-IR"/>
                            </w:rPr>
                            <w:t xml:space="preserve"> با سه لا</w:t>
                          </w:r>
                          <w:r w:rsidRPr="006A2094">
                            <w:rPr>
                              <w:rFonts w:cs="B Nazanin" w:hint="cs"/>
                              <w:sz w:val="16"/>
                              <w:szCs w:val="16"/>
                              <w:rtl/>
                              <w:lang w:bidi="fa-IR"/>
                            </w:rPr>
                            <w:t>ی</w:t>
                          </w:r>
                          <w:r w:rsidRPr="006A2094">
                            <w:rPr>
                              <w:rFonts w:cs="B Nazanin" w:hint="eastAsia"/>
                              <w:sz w:val="16"/>
                              <w:szCs w:val="16"/>
                              <w:rtl/>
                              <w:lang w:bidi="fa-IR"/>
                            </w:rPr>
                            <w:t>ه</w:t>
                          </w:r>
                          <w:r w:rsidRPr="006A2094">
                            <w:rPr>
                              <w:rFonts w:cs="B Nazanin"/>
                              <w:sz w:val="16"/>
                              <w:szCs w:val="16"/>
                              <w:rtl/>
                              <w:lang w:bidi="fa-IR"/>
                            </w:rPr>
                            <w:t xml:space="preserve"> پل</w:t>
                          </w:r>
                          <w:r w:rsidRPr="006A2094">
                            <w:rPr>
                              <w:rFonts w:cs="B Nazanin" w:hint="cs"/>
                              <w:sz w:val="16"/>
                              <w:szCs w:val="16"/>
                              <w:rtl/>
                              <w:lang w:bidi="fa-IR"/>
                            </w:rPr>
                            <w:t>ی</w:t>
                          </w:r>
                          <w:r w:rsidRPr="006A2094">
                            <w:rPr>
                              <w:rFonts w:cs="B Nazanin"/>
                              <w:sz w:val="16"/>
                              <w:szCs w:val="16"/>
                              <w:rtl/>
                              <w:lang w:bidi="fa-IR"/>
                            </w:rPr>
                            <w:t xml:space="preserve"> اورتان ه</w:t>
                          </w:r>
                          <w:r w:rsidRPr="006A2094">
                            <w:rPr>
                              <w:rFonts w:cs="B Nazanin" w:hint="cs"/>
                              <w:sz w:val="16"/>
                              <w:szCs w:val="16"/>
                              <w:rtl/>
                              <w:lang w:bidi="fa-IR"/>
                            </w:rPr>
                            <w:t>ی</w:t>
                          </w:r>
                          <w:r w:rsidRPr="006A2094">
                            <w:rPr>
                              <w:rFonts w:cs="B Nazanin" w:hint="eastAsia"/>
                              <w:sz w:val="16"/>
                              <w:szCs w:val="16"/>
                              <w:rtl/>
                              <w:lang w:bidi="fa-IR"/>
                            </w:rPr>
                            <w:t>دروژل</w:t>
                          </w:r>
                          <w:r w:rsidRPr="006A2094">
                            <w:rPr>
                              <w:rFonts w:cs="B Nazanin"/>
                              <w:sz w:val="16"/>
                              <w:szCs w:val="16"/>
                              <w:rtl/>
                              <w:lang w:bidi="fa-IR"/>
                            </w:rPr>
                            <w:t>-الاستومر ترموپلاست</w:t>
                          </w:r>
                          <w:r w:rsidRPr="006A2094">
                            <w:rPr>
                              <w:rFonts w:cs="B Nazanin" w:hint="cs"/>
                              <w:sz w:val="16"/>
                              <w:szCs w:val="16"/>
                              <w:rtl/>
                              <w:lang w:bidi="fa-IR"/>
                            </w:rPr>
                            <w:t>ی</w:t>
                          </w:r>
                          <w:r w:rsidRPr="006A2094">
                            <w:rPr>
                              <w:rFonts w:cs="B Nazanin" w:hint="eastAsia"/>
                              <w:sz w:val="16"/>
                              <w:szCs w:val="16"/>
                              <w:rtl/>
                              <w:lang w:bidi="fa-IR"/>
                            </w:rPr>
                            <w:t>ک</w:t>
                          </w:r>
                          <w:r w:rsidRPr="006A2094">
                            <w:rPr>
                              <w:rFonts w:cs="B Nazanin"/>
                              <w:sz w:val="16"/>
                              <w:szCs w:val="16"/>
                              <w:rtl/>
                              <w:lang w:bidi="fa-IR"/>
                            </w:rPr>
                            <w:t xml:space="preserve"> قو</w:t>
                          </w:r>
                          <w:r w:rsidRPr="006A2094">
                            <w:rPr>
                              <w:rFonts w:cs="B Nazanin" w:hint="cs"/>
                              <w:sz w:val="16"/>
                              <w:szCs w:val="16"/>
                              <w:rtl/>
                              <w:lang w:bidi="fa-IR"/>
                            </w:rPr>
                            <w:t>ی با فناوری چاپ مدل رسوب ذوب‌شده</w:t>
                          </w:r>
                        </w:p>
                        <w:p w14:paraId="23CC48C2" w14:textId="77777777" w:rsidR="009145C4" w:rsidRPr="00534078" w:rsidRDefault="009145C4" w:rsidP="00B55430">
                          <w:pPr>
                            <w:bidi/>
                            <w:rPr>
                              <w:rFonts w:cs="B Nazanin"/>
                              <w:sz w:val="16"/>
                              <w:szCs w:val="16"/>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701BA8FF" id="_x0000_t202" coordsize="21600,21600" o:spt="202" path="m,l,21600r21600,l21600,xe">
              <v:stroke joinstyle="miter"/>
              <v:path gradientshapeok="t" o:connecttype="rect"/>
            </v:shapetype>
            <v:shape id="Text Box 69" o:spid="_x0000_s1036" type="#_x0000_t202" style="position:absolute;margin-left:250.8pt;margin-top:-90.95pt;width:302pt;height:19.4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" filled="f" stroked="f" strokeweight=".5pt">
              <v:textbox>
                <w:txbxContent>
                  <w:p w14:paraId="30F4361A" w14:textId="77777777" w:rsidR="009145C4" w:rsidRPr="006A2094" w:rsidRDefault="009145C4" w:rsidP="006A2094">
                    <w:pPr>
                      <w:bidi/>
                      <w:rPr>
                        <w:rFonts w:cs="B Nazanin"/>
                        <w:sz w:val="16"/>
                        <w:szCs w:val="16"/>
                        <w:rtl/>
                        <w:lang w:bidi="fa-IR"/>
                      </w:rPr>
                    </w:pPr>
                    <w:r w:rsidRPr="006A2094">
                      <w:rPr>
                        <w:rFonts w:cs="B Nazanin"/>
                        <w:sz w:val="16"/>
                        <w:szCs w:val="16"/>
                        <w:rtl/>
                        <w:lang w:bidi="fa-IR"/>
                      </w:rPr>
                      <w:t xml:space="preserve">چاپ </w:t>
                    </w:r>
                    <w:r w:rsidRPr="006A2094">
                      <w:rPr>
                        <w:rFonts w:cs="B Nazanin" w:hint="cs"/>
                        <w:sz w:val="16"/>
                        <w:szCs w:val="16"/>
                        <w:rtl/>
                        <w:lang w:bidi="fa-IR"/>
                      </w:rPr>
                      <w:t>چهار</w:t>
                    </w:r>
                    <w:r w:rsidRPr="006A2094">
                      <w:rPr>
                        <w:rFonts w:cs="B Nazanin"/>
                        <w:sz w:val="16"/>
                        <w:szCs w:val="16"/>
                        <w:rtl/>
                        <w:lang w:bidi="fa-IR"/>
                      </w:rPr>
                      <w:t>بعد</w:t>
                    </w:r>
                    <w:r w:rsidRPr="006A2094">
                      <w:rPr>
                        <w:rFonts w:cs="B Nazanin" w:hint="cs"/>
                        <w:sz w:val="16"/>
                        <w:szCs w:val="16"/>
                        <w:rtl/>
                        <w:lang w:bidi="fa-IR"/>
                      </w:rPr>
                      <w:t>ی</w:t>
                    </w:r>
                    <w:r w:rsidRPr="006A2094">
                      <w:rPr>
                        <w:rFonts w:cs="B Nazanin"/>
                        <w:sz w:val="16"/>
                        <w:szCs w:val="16"/>
                        <w:rtl/>
                        <w:lang w:bidi="fa-IR"/>
                      </w:rPr>
                      <w:t xml:space="preserve"> با سه لا</w:t>
                    </w:r>
                    <w:r w:rsidRPr="006A2094">
                      <w:rPr>
                        <w:rFonts w:cs="B Nazanin" w:hint="cs"/>
                        <w:sz w:val="16"/>
                        <w:szCs w:val="16"/>
                        <w:rtl/>
                        <w:lang w:bidi="fa-IR"/>
                      </w:rPr>
                      <w:t>ی</w:t>
                    </w:r>
                    <w:r w:rsidRPr="006A2094">
                      <w:rPr>
                        <w:rFonts w:cs="B Nazanin" w:hint="eastAsia"/>
                        <w:sz w:val="16"/>
                        <w:szCs w:val="16"/>
                        <w:rtl/>
                        <w:lang w:bidi="fa-IR"/>
                      </w:rPr>
                      <w:t>ه</w:t>
                    </w:r>
                    <w:r w:rsidRPr="006A2094">
                      <w:rPr>
                        <w:rFonts w:cs="B Nazanin"/>
                        <w:sz w:val="16"/>
                        <w:szCs w:val="16"/>
                        <w:rtl/>
                        <w:lang w:bidi="fa-IR"/>
                      </w:rPr>
                      <w:t xml:space="preserve"> پل</w:t>
                    </w:r>
                    <w:r w:rsidRPr="006A2094">
                      <w:rPr>
                        <w:rFonts w:cs="B Nazanin" w:hint="cs"/>
                        <w:sz w:val="16"/>
                        <w:szCs w:val="16"/>
                        <w:rtl/>
                        <w:lang w:bidi="fa-IR"/>
                      </w:rPr>
                      <w:t>ی</w:t>
                    </w:r>
                    <w:r w:rsidRPr="006A2094">
                      <w:rPr>
                        <w:rFonts w:cs="B Nazanin"/>
                        <w:sz w:val="16"/>
                        <w:szCs w:val="16"/>
                        <w:rtl/>
                        <w:lang w:bidi="fa-IR"/>
                      </w:rPr>
                      <w:t xml:space="preserve"> اورتان ه</w:t>
                    </w:r>
                    <w:r w:rsidRPr="006A2094">
                      <w:rPr>
                        <w:rFonts w:cs="B Nazanin" w:hint="cs"/>
                        <w:sz w:val="16"/>
                        <w:szCs w:val="16"/>
                        <w:rtl/>
                        <w:lang w:bidi="fa-IR"/>
                      </w:rPr>
                      <w:t>ی</w:t>
                    </w:r>
                    <w:r w:rsidRPr="006A2094">
                      <w:rPr>
                        <w:rFonts w:cs="B Nazanin" w:hint="eastAsia"/>
                        <w:sz w:val="16"/>
                        <w:szCs w:val="16"/>
                        <w:rtl/>
                        <w:lang w:bidi="fa-IR"/>
                      </w:rPr>
                      <w:t>دروژل</w:t>
                    </w:r>
                    <w:r w:rsidRPr="006A2094">
                      <w:rPr>
                        <w:rFonts w:cs="B Nazanin"/>
                        <w:sz w:val="16"/>
                        <w:szCs w:val="16"/>
                        <w:rtl/>
                        <w:lang w:bidi="fa-IR"/>
                      </w:rPr>
                      <w:t>-الاستومر ترموپلاست</w:t>
                    </w:r>
                    <w:r w:rsidRPr="006A2094">
                      <w:rPr>
                        <w:rFonts w:cs="B Nazanin" w:hint="cs"/>
                        <w:sz w:val="16"/>
                        <w:szCs w:val="16"/>
                        <w:rtl/>
                        <w:lang w:bidi="fa-IR"/>
                      </w:rPr>
                      <w:t>ی</w:t>
                    </w:r>
                    <w:r w:rsidRPr="006A2094">
                      <w:rPr>
                        <w:rFonts w:cs="B Nazanin" w:hint="eastAsia"/>
                        <w:sz w:val="16"/>
                        <w:szCs w:val="16"/>
                        <w:rtl/>
                        <w:lang w:bidi="fa-IR"/>
                      </w:rPr>
                      <w:t>ک</w:t>
                    </w:r>
                    <w:r w:rsidRPr="006A2094">
                      <w:rPr>
                        <w:rFonts w:cs="B Nazanin"/>
                        <w:sz w:val="16"/>
                        <w:szCs w:val="16"/>
                        <w:rtl/>
                        <w:lang w:bidi="fa-IR"/>
                      </w:rPr>
                      <w:t xml:space="preserve"> قو</w:t>
                    </w:r>
                    <w:r w:rsidRPr="006A2094">
                      <w:rPr>
                        <w:rFonts w:cs="B Nazanin" w:hint="cs"/>
                        <w:sz w:val="16"/>
                        <w:szCs w:val="16"/>
                        <w:rtl/>
                        <w:lang w:bidi="fa-IR"/>
                      </w:rPr>
                      <w:t>ی با فناوری چاپ مدل رسوب ذوب‌شده</w:t>
                    </w:r>
                  </w:p>
                  <w:p w14:paraId="23CC48C2" w14:textId="77777777" w:rsidR="009145C4" w:rsidRPr="00534078" w:rsidRDefault="009145C4" w:rsidP="00B55430">
                    <w:pPr>
                      <w:bidi/>
                      <w:rPr>
                        <w:rFonts w:cs="B Nazanin"/>
                        <w:sz w:val="16"/>
                        <w:szCs w:val="16"/>
                        <w:rtl/>
                        <w:lang w:bidi="fa-IR"/>
                      </w:rPr>
                    </w:pPr>
                  </w:p>
                </w:txbxContent>
              </v:textbox>
              <w10:wrap anchorx="margin"/>
            </v:shape>
          </w:pict>
        </mc:Fallback>
      </mc:AlternateContent>
    </w:r>
    <w:r w:rsidRPr="001862AF">
      <w:rPr>
        <w:noProof/>
        <w:lang w:bidi="fa-IR"/>
      </w:rPr>
      <mc:AlternateContent>
        <mc:Choice Requires="wps">
          <w:drawing>
            <wp:anchor distT="0" distB="0" distL="114300" distR="114300" simplePos="0" relativeHeight="251651072" behindDoc="0" locked="0" layoutInCell="1" allowOverlap="1" wp14:anchorId="5F231482" wp14:editId="588203C6">
              <wp:simplePos x="0" y="0"/>
              <wp:positionH relativeFrom="margin">
                <wp:posOffset>-47625</wp:posOffset>
              </wp:positionH>
              <wp:positionV relativeFrom="paragraph">
                <wp:posOffset>-1163624</wp:posOffset>
              </wp:positionV>
              <wp:extent cx="411480" cy="318770"/>
              <wp:effectExtent l="0" t="0" r="0" b="5080"/>
              <wp:wrapNone/>
              <wp:docPr id="70" name="Text Box 70"/>
              <wp:cNvGraphicFramePr/>
              <a:graphic xmlns:a="http://schemas.openxmlformats.org/drawingml/2006/main">
                <a:graphicData uri="http://schemas.microsoft.com/office/word/2010/wordprocessingShape">
                  <wps:wsp>
                    <wps:cNvSpPr txBox="1"/>
                    <wps:spPr>
                      <a:xfrm>
                        <a:off x="0" y="0"/>
                        <a:ext cx="411480" cy="318770"/>
                      </a:xfrm>
                      <a:prstGeom prst="rect">
                        <a:avLst/>
                      </a:prstGeom>
                      <a:noFill/>
                      <a:ln w="6350">
                        <a:noFill/>
                      </a:ln>
                    </wps:spPr>
                    <wps:txbx>
                      <w:txbxContent>
                        <w:p w14:paraId="51425A26" w14:textId="77777777" w:rsidR="009145C4" w:rsidRPr="00C7698E" w:rsidRDefault="009145C4" w:rsidP="00B55430">
                          <w:pPr>
                            <w:jc w:val="center"/>
                            <w:rPr>
                              <w:lang w:bidi="fa-IR"/>
                            </w:rPr>
                          </w:pPr>
                          <w:r>
                            <w:rPr>
                              <w:rFonts w:hint="cs"/>
                              <w:rtl/>
                              <w:lang w:bidi="fa-I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F231482" id="Text Box 70" o:spid="_x0000_s1037" type="#_x0000_t202" style="position:absolute;margin-left:-3.75pt;margin-top:-91.6pt;width:32.4pt;height:25.1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" filled="f" stroked="f" strokeweight=".5pt">
              <v:textbox>
                <w:txbxContent>
                  <w:p w14:paraId="51425A26" w14:textId="77777777" w:rsidR="009145C4" w:rsidRPr="00C7698E" w:rsidRDefault="009145C4" w:rsidP="00B55430">
                    <w:pPr>
                      <w:jc w:val="center"/>
                      <w:rPr>
                        <w:lang w:bidi="fa-IR"/>
                      </w:rPr>
                    </w:pPr>
                    <w:r>
                      <w:rPr>
                        <w:rFonts w:hint="cs"/>
                        <w:rtl/>
                        <w:lang w:bidi="fa-IR"/>
                      </w:rPr>
                      <w:t>3</w:t>
                    </w:r>
                  </w:p>
                </w:txbxContent>
              </v:textbox>
              <w10:wrap anchorx="margin"/>
            </v:shape>
          </w:pict>
        </mc:Fallback>
      </mc:AlternateContent>
    </w:r>
    <w:r w:rsidRPr="001862AF">
      <w:rPr>
        <w:noProof/>
        <w:lang w:bidi="fa-IR"/>
      </w:rPr>
      <mc:AlternateContent>
        <mc:Choice Requires="wps">
          <w:drawing>
            <wp:anchor distT="0" distB="0" distL="114300" distR="114300" simplePos="0" relativeHeight="251649024" behindDoc="0" locked="0" layoutInCell="1" allowOverlap="1" wp14:anchorId="46F47043" wp14:editId="0ED798E0">
              <wp:simplePos x="0" y="0"/>
              <wp:positionH relativeFrom="column">
                <wp:posOffset>-50165</wp:posOffset>
              </wp:positionH>
              <wp:positionV relativeFrom="paragraph">
                <wp:posOffset>-925195</wp:posOffset>
              </wp:positionV>
              <wp:extent cx="6038215" cy="0"/>
              <wp:effectExtent l="0" t="0" r="0" b="0"/>
              <wp:wrapNone/>
              <wp:docPr id="71" name="Straight Connector 71"/>
              <wp:cNvGraphicFramePr/>
              <a:graphic xmlns:a="http://schemas.openxmlformats.org/drawingml/2006/main">
                <a:graphicData uri="http://schemas.microsoft.com/office/word/2010/wordprocessingShape">
                  <wps:wsp>
                    <wps:cNvCnPr/>
                    <wps:spPr>
                      <a:xfrm>
                        <a:off x="0" y="0"/>
                        <a:ext cx="60382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5BBF6C9" id="Straight Connector 71" o:spid="_x0000_s1026" style="position:absolute;left:0;text-align:left;z-index:251649024;visibility:visible;mso-wrap-style:square;mso-wrap-distance-left:9pt;mso-wrap-distance-top:0;mso-wrap-distance-right:9pt;mso-wrap-distance-bottom:0;mso-position-horizontal:absolute;mso-position-horizontal-relative:text;mso-position-vertical:absolute;mso-position-vertical-relative:text" from="-3.95pt,-72.85pt" to="471.5pt,-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" strokecolor="black [3200]" strokeweight=".5pt">
              <v:stroke joinstyle="miter"/>
            </v:line>
          </w:pict>
        </mc:Fallback>
      </mc:AlternateContent>
    </w:r>
    <w:r>
      <w:rPr>
        <w:noProof/>
        <w:lang w:bidi="fa-IR"/>
      </w:rPr>
      <mc:AlternateContent>
        <mc:Choice Requires="wps">
          <w:drawing>
            <wp:anchor distT="0" distB="0" distL="114300" distR="114300" simplePos="0" relativeHeight="251653120" behindDoc="0" locked="0" layoutInCell="1" allowOverlap="1" wp14:anchorId="13ECC4FE" wp14:editId="001089F8">
              <wp:simplePos x="0" y="0"/>
              <wp:positionH relativeFrom="column">
                <wp:posOffset>-50800</wp:posOffset>
              </wp:positionH>
              <wp:positionV relativeFrom="paragraph">
                <wp:posOffset>-1147445</wp:posOffset>
              </wp:positionV>
              <wp:extent cx="6038215" cy="0"/>
              <wp:effectExtent l="0" t="0" r="0" b="0"/>
              <wp:wrapNone/>
              <wp:docPr id="72" name="Straight Connector 72"/>
              <wp:cNvGraphicFramePr/>
              <a:graphic xmlns:a="http://schemas.openxmlformats.org/drawingml/2006/main">
                <a:graphicData uri="http://schemas.microsoft.com/office/word/2010/wordprocessingShape">
                  <wps:wsp>
                    <wps:cNvCnPr/>
                    <wps:spPr>
                      <a:xfrm>
                        <a:off x="0" y="0"/>
                        <a:ext cx="60382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A2C1B1C" id="Straight Connector 72" o:spid="_x0000_s1026" style="position:absolute;left:0;text-align:left;z-index:251653120;visibility:visible;mso-wrap-style:square;mso-wrap-distance-left:9pt;mso-wrap-distance-top:0;mso-wrap-distance-right:9pt;mso-wrap-distance-bottom:0;mso-position-horizontal:absolute;mso-position-horizontal-relative:text;mso-position-vertical:absolute;mso-position-vertical-relative:text" from="-4pt,-90.35pt" to="471.45pt,-9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" strokecolor="black [3200]" strokeweight=".5pt">
              <v:stroke joinstyle="miter"/>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E5A2B8" w14:textId="6A8E1807" w:rsidR="00A54FC0" w:rsidRPr="00F36349" w:rsidRDefault="00B60534" w:rsidP="00A54FC0">
    <w:pPr>
      <w:pStyle w:val="Header"/>
    </w:pPr>
    <w:r>
      <w:rPr>
        <w:noProof/>
        <w:lang w:bidi="fa-IR"/>
      </w:rPr>
      <w:drawing>
        <wp:anchor distT="0" distB="0" distL="114300" distR="114300" simplePos="0" relativeHeight="251701760" behindDoc="0" locked="0" layoutInCell="1" allowOverlap="1" wp14:anchorId="2321E626" wp14:editId="5CB4F038">
          <wp:simplePos x="0" y="0"/>
          <wp:positionH relativeFrom="column">
            <wp:posOffset>-133350</wp:posOffset>
          </wp:positionH>
          <wp:positionV relativeFrom="paragraph">
            <wp:posOffset>-952500</wp:posOffset>
          </wp:positionV>
          <wp:extent cx="1047750" cy="1047750"/>
          <wp:effectExtent l="0" t="0" r="0" b="0"/>
          <wp:wrapNone/>
          <wp:docPr id="8" name="Picture 8" descr="H:\نشریات تحت مسئولیت\6 پژوهش در ایمنی، سلامت و محیط زیست\لوگوی فصلنامه پژوهش در ایمنی، سلامت و محیط زیست.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نشریات تحت مسئولیت\6 پژوهش در ایمنی، سلامت و محیط زیست\لوگوی فصلنامه پژوهش در ایمنی، سلامت و محیط زیست.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A54FC0">
      <w:rPr>
        <w:noProof/>
        <w:lang w:bidi="fa-IR"/>
      </w:rPr>
      <mc:AlternateContent>
        <mc:Choice Requires="wps">
          <w:drawing>
            <wp:anchor distT="0" distB="0" distL="114300" distR="114300" simplePos="0" relativeHeight="251659264" behindDoc="0" locked="0" layoutInCell="1" allowOverlap="1" wp14:anchorId="6BA02ACF" wp14:editId="7A97295A">
              <wp:simplePos x="0" y="0"/>
              <wp:positionH relativeFrom="margin">
                <wp:posOffset>789305</wp:posOffset>
              </wp:positionH>
              <wp:positionV relativeFrom="paragraph">
                <wp:posOffset>-510952</wp:posOffset>
              </wp:positionV>
              <wp:extent cx="4810125" cy="433070"/>
              <wp:effectExtent l="0" t="0" r="0" b="5080"/>
              <wp:wrapNone/>
              <wp:docPr id="73" name="Text Box 73"/>
              <wp:cNvGraphicFramePr/>
              <a:graphic xmlns:a="http://schemas.openxmlformats.org/drawingml/2006/main">
                <a:graphicData uri="http://schemas.microsoft.com/office/word/2010/wordprocessingShape">
                  <wps:wsp>
                    <wps:cNvSpPr txBox="1"/>
                    <wps:spPr>
                      <a:xfrm>
                        <a:off x="0" y="0"/>
                        <a:ext cx="4810125" cy="433070"/>
                      </a:xfrm>
                      <a:prstGeom prst="rect">
                        <a:avLst/>
                      </a:prstGeom>
                      <a:noFill/>
                      <a:ln w="6350">
                        <a:noFill/>
                      </a:ln>
                    </wps:spPr>
                    <wps:txbx>
                      <w:txbxContent>
                        <w:p w14:paraId="0F13E84D" w14:textId="77777777" w:rsidR="00A54FC0" w:rsidRPr="009554B1" w:rsidRDefault="00A54FC0" w:rsidP="00A54FC0">
                          <w:pPr>
                            <w:jc w:val="center"/>
                            <w:rPr>
                              <w:rFonts w:asciiTheme="majorBidi" w:hAnsiTheme="majorBidi" w:cstheme="majorBidi"/>
                              <w:sz w:val="16"/>
                              <w:szCs w:val="24"/>
                              <w:rtl/>
                              <w:lang w:bidi="fa-IR"/>
                            </w:rPr>
                          </w:pPr>
                          <w:r w:rsidRPr="009554B1">
                            <w:rPr>
                              <w:rFonts w:asciiTheme="majorBidi" w:hAnsiTheme="majorBidi" w:cstheme="majorBidi"/>
                            </w:rPr>
                            <w:t>Journal of Research in safety, health and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6BA02ACF" id="_x0000_t202" coordsize="21600,21600" o:spt="202" path="m,l,21600r21600,l21600,xe">
              <v:stroke joinstyle="miter"/>
              <v:path gradientshapeok="t" o:connecttype="rect"/>
            </v:shapetype>
            <v:shape id="Text Box 73" o:spid="_x0000_s1038" type="#_x0000_t202" style="position:absolute;margin-left:62.15pt;margin-top:-40.25pt;width:378.75pt;height:34.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" filled="f" stroked="f" strokeweight=".5pt">
              <v:textbox>
                <w:txbxContent>
                  <w:p w14:paraId="0F13E84D" w14:textId="77777777" w:rsidR="00A54FC0" w:rsidRPr="009554B1" w:rsidRDefault="00A54FC0" w:rsidP="00A54FC0">
                    <w:pPr>
                      <w:jc w:val="center"/>
                      <w:rPr>
                        <w:rFonts w:asciiTheme="majorBidi" w:hAnsiTheme="majorBidi" w:cstheme="majorBidi"/>
                        <w:sz w:val="16"/>
                        <w:szCs w:val="24"/>
                        <w:rtl/>
                        <w:lang w:bidi="fa-IR"/>
                      </w:rPr>
                    </w:pPr>
                    <w:r w:rsidRPr="009554B1">
                      <w:rPr>
                        <w:rFonts w:asciiTheme="majorBidi" w:hAnsiTheme="majorBidi" w:cstheme="majorBidi"/>
                      </w:rPr>
                      <w:t>Journal of Research in safety, health and environment</w:t>
                    </w:r>
                  </w:p>
                </w:txbxContent>
              </v:textbox>
              <w10:wrap anchorx="margin"/>
            </v:shape>
          </w:pict>
        </mc:Fallback>
      </mc:AlternateContent>
    </w:r>
    <w:r w:rsidR="00A54FC0">
      <w:rPr>
        <w:noProof/>
        <w:lang w:bidi="fa-IR"/>
      </w:rPr>
      <mc:AlternateContent>
        <mc:Choice Requires="wps">
          <w:drawing>
            <wp:anchor distT="0" distB="0" distL="114300" distR="114300" simplePos="0" relativeHeight="251657216" behindDoc="0" locked="0" layoutInCell="1" allowOverlap="1" wp14:anchorId="141A601A" wp14:editId="52E58968">
              <wp:simplePos x="0" y="0"/>
              <wp:positionH relativeFrom="column">
                <wp:posOffset>1062843</wp:posOffset>
              </wp:positionH>
              <wp:positionV relativeFrom="paragraph">
                <wp:posOffset>-955964</wp:posOffset>
              </wp:positionV>
              <wp:extent cx="4641858" cy="1049655"/>
              <wp:effectExtent l="0" t="0" r="6350" b="0"/>
              <wp:wrapNone/>
              <wp:docPr id="18" name="Rectangle 18"/>
              <wp:cNvGraphicFramePr/>
              <a:graphic xmlns:a="http://schemas.openxmlformats.org/drawingml/2006/main">
                <a:graphicData uri="http://schemas.microsoft.com/office/word/2010/wordprocessingShape">
                  <wps:wsp>
                    <wps:cNvSpPr/>
                    <wps:spPr>
                      <a:xfrm>
                        <a:off x="0" y="0"/>
                        <a:ext cx="4641858" cy="1049655"/>
                      </a:xfrm>
                      <a:prstGeom prst="rect">
                        <a:avLst/>
                      </a:prstGeom>
                      <a:solidFill>
                        <a:schemeClr val="bg1">
                          <a:lumMod val="8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6AD5C271" id="Rectangle 18" o:spid="_x0000_s1026" style="position:absolute;left:0;text-align:left;margin-left:83.7pt;margin-top:-75.25pt;width:365.5pt;height:82.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" fillcolor="#d8d8d8 [2732]" stroked="f" strokeweight="1pt"/>
          </w:pict>
        </mc:Fallback>
      </mc:AlternateContent>
    </w:r>
    <w:r w:rsidR="00A54FC0">
      <w:rPr>
        <w:noProof/>
        <w:lang w:bidi="fa-IR"/>
      </w:rPr>
      <mc:AlternateContent>
        <mc:Choice Requires="wps">
          <w:drawing>
            <wp:anchor distT="0" distB="0" distL="114300" distR="114300" simplePos="0" relativeHeight="251667456" behindDoc="0" locked="0" layoutInCell="1" allowOverlap="1" wp14:anchorId="4AD52AF4" wp14:editId="6EDDBA1D">
              <wp:simplePos x="0" y="0"/>
              <wp:positionH relativeFrom="column">
                <wp:posOffset>-267335</wp:posOffset>
              </wp:positionH>
              <wp:positionV relativeFrom="paragraph">
                <wp:posOffset>-991870</wp:posOffset>
              </wp:positionV>
              <wp:extent cx="5972400" cy="0"/>
              <wp:effectExtent l="0" t="0" r="9525" b="19050"/>
              <wp:wrapNone/>
              <wp:docPr id="12" name="Straight Connector 12"/>
              <wp:cNvGraphicFramePr/>
              <a:graphic xmlns:a="http://schemas.openxmlformats.org/drawingml/2006/main">
                <a:graphicData uri="http://schemas.microsoft.com/office/word/2010/wordprocessingShape">
                  <wps:wsp>
                    <wps:cNvCnPr/>
                    <wps:spPr>
                      <a:xfrm>
                        <a:off x="0" y="0"/>
                        <a:ext cx="5972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F6E2491" id="Straight Connector 12"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5pt,-78.1pt" to="449.2pt,-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" strokecolor="black [3213]" strokeweight=".5pt">
              <v:stroke joinstyle="miter"/>
            </v:line>
          </w:pict>
        </mc:Fallback>
      </mc:AlternateContent>
    </w:r>
    <w:r w:rsidR="00A54FC0">
      <w:rPr>
        <w:noProof/>
        <w:lang w:bidi="fa-IR"/>
      </w:rPr>
      <w:drawing>
        <wp:anchor distT="0" distB="0" distL="114300" distR="114300" simplePos="0" relativeHeight="251663360" behindDoc="0" locked="0" layoutInCell="1" allowOverlap="1" wp14:anchorId="4B39E4D1" wp14:editId="683CAE31">
          <wp:simplePos x="0" y="0"/>
          <wp:positionH relativeFrom="column">
            <wp:posOffset>5733638</wp:posOffset>
          </wp:positionH>
          <wp:positionV relativeFrom="paragraph">
            <wp:posOffset>-955675</wp:posOffset>
          </wp:positionV>
          <wp:extent cx="696595" cy="1050925"/>
          <wp:effectExtent l="0" t="0" r="8255" b="0"/>
          <wp:wrapNone/>
          <wp:docPr id="13" name="Picture 13" descr="H:\پژوهش در ایمنی، سلامت و محیط زیست\سلامت کریمی اصلاح کرده\جلد نسخه نهایی نشریه ایمنی، سلامت و محیط زیست-شماره زمستان1402-شماره چهارم.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پژوهش در ایمنی، سلامت و محیط زیست\سلامت کریمی اصلاح کرده\جلد نسخه نهایی نشریه ایمنی، سلامت و محیط زیست-شماره زمستان1402-شماره چهارم.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6595" cy="1050925"/>
                  </a:xfrm>
                  <a:prstGeom prst="rect">
                    <a:avLst/>
                  </a:prstGeom>
                  <a:noFill/>
                  <a:ln>
                    <a:noFill/>
                  </a:ln>
                </pic:spPr>
              </pic:pic>
            </a:graphicData>
          </a:graphic>
          <wp14:sizeRelH relativeFrom="page">
            <wp14:pctWidth>0</wp14:pctWidth>
          </wp14:sizeRelH>
          <wp14:sizeRelV relativeFrom="page">
            <wp14:pctHeight>0</wp14:pctHeight>
          </wp14:sizeRelV>
        </wp:anchor>
      </w:drawing>
    </w:r>
    <w:r w:rsidR="00A54FC0">
      <w:rPr>
        <w:noProof/>
        <w:lang w:bidi="fa-IR"/>
      </w:rPr>
      <mc:AlternateContent>
        <mc:Choice Requires="wps">
          <w:drawing>
            <wp:anchor distT="0" distB="0" distL="114300" distR="114300" simplePos="0" relativeHeight="251665408" behindDoc="0" locked="0" layoutInCell="1" allowOverlap="1" wp14:anchorId="3A8C87EC" wp14:editId="55B885E9">
              <wp:simplePos x="0" y="0"/>
              <wp:positionH relativeFrom="margin">
                <wp:posOffset>783590</wp:posOffset>
              </wp:positionH>
              <wp:positionV relativeFrom="paragraph">
                <wp:posOffset>-804322</wp:posOffset>
              </wp:positionV>
              <wp:extent cx="4803775" cy="243205"/>
              <wp:effectExtent l="0" t="0" r="0" b="4445"/>
              <wp:wrapNone/>
              <wp:docPr id="75" name="Text Box 75"/>
              <wp:cNvGraphicFramePr/>
              <a:graphic xmlns:a="http://schemas.openxmlformats.org/drawingml/2006/main">
                <a:graphicData uri="http://schemas.microsoft.com/office/word/2010/wordprocessingShape">
                  <wps:wsp>
                    <wps:cNvSpPr txBox="1"/>
                    <wps:spPr>
                      <a:xfrm>
                        <a:off x="0" y="0"/>
                        <a:ext cx="4803775" cy="243205"/>
                      </a:xfrm>
                      <a:prstGeom prst="rect">
                        <a:avLst/>
                      </a:prstGeom>
                      <a:noFill/>
                      <a:ln w="6350">
                        <a:noFill/>
                      </a:ln>
                    </wps:spPr>
                    <wps:txbx>
                      <w:txbxContent>
                        <w:p w14:paraId="09C389DF" w14:textId="77777777" w:rsidR="00A54FC0" w:rsidRPr="00F633CF" w:rsidRDefault="00A54FC0" w:rsidP="00A54FC0">
                          <w:pPr>
                            <w:jc w:val="center"/>
                            <w:rPr>
                              <w:rFonts w:ascii="Univers" w:hAnsi="Univers" w:cs="Univers"/>
                              <w:sz w:val="16"/>
                              <w:szCs w:val="16"/>
                              <w:rtl/>
                            </w:rPr>
                          </w:pPr>
                          <w:r>
                            <w:rPr>
                              <w:rFonts w:ascii="Univers" w:hAnsi="Univers" w:cs="Univers"/>
                              <w:sz w:val="16"/>
                              <w:szCs w:val="16"/>
                            </w:rPr>
                            <w:t xml:space="preserve">Journal of </w:t>
                          </w:r>
                          <w:r w:rsidRPr="00EB3A36">
                            <w:rPr>
                              <w:rFonts w:ascii="Univers" w:hAnsi="Univers" w:cs="Univers"/>
                              <w:sz w:val="16"/>
                              <w:szCs w:val="16"/>
                            </w:rPr>
                            <w:t>Research in safety, health and environment</w:t>
                          </w:r>
                          <w:r>
                            <w:rPr>
                              <w:rFonts w:ascii="Univers" w:hAnsi="Univers" w:cs="Univers"/>
                              <w:sz w:val="16"/>
                              <w:szCs w:val="16"/>
                            </w:rPr>
                            <w:t>/ 2024/ Vol.2/ No.1/ 1-13</w:t>
                          </w:r>
                        </w:p>
                        <w:p w14:paraId="2D8CF6D2" w14:textId="77777777" w:rsidR="00A54FC0" w:rsidRPr="00F633CF" w:rsidRDefault="00A54FC0" w:rsidP="00A54FC0">
                          <w:pPr>
                            <w:jc w:val="center"/>
                            <w:rPr>
                              <w:rFonts w:ascii="Univers" w:hAnsi="Univers" w:cs="Univers"/>
                              <w:sz w:val="16"/>
                              <w:szCs w:val="16"/>
                              <w:rt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5" o:spid="_x0000_s1039" type="#_x0000_t202" style="position:absolute;margin-left:61.7pt;margin-top:-63.35pt;width:378.25pt;height:19.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" filled="f" stroked="f" strokeweight=".5pt">
              <v:textbox>
                <w:txbxContent>
                  <w:p w14:paraId="09C389DF" w14:textId="77777777" w:rsidR="00A54FC0" w:rsidRPr="00F633CF" w:rsidRDefault="00A54FC0" w:rsidP="00A54FC0">
                    <w:pPr>
                      <w:jc w:val="center"/>
                      <w:rPr>
                        <w:rFonts w:ascii="Univers" w:hAnsi="Univers" w:cs="Univers"/>
                        <w:sz w:val="16"/>
                        <w:szCs w:val="16"/>
                        <w:rtl/>
                      </w:rPr>
                    </w:pPr>
                    <w:r>
                      <w:rPr>
                        <w:rFonts w:ascii="Univers" w:hAnsi="Univers" w:cs="Univers"/>
                        <w:sz w:val="16"/>
                        <w:szCs w:val="16"/>
                      </w:rPr>
                      <w:t xml:space="preserve">Journal of </w:t>
                    </w:r>
                    <w:r w:rsidRPr="00EB3A36">
                      <w:rPr>
                        <w:rFonts w:ascii="Univers" w:hAnsi="Univers" w:cs="Univers"/>
                        <w:sz w:val="16"/>
                        <w:szCs w:val="16"/>
                      </w:rPr>
                      <w:t>Research in safety, health and environment</w:t>
                    </w:r>
                    <w:r>
                      <w:rPr>
                        <w:rFonts w:ascii="Univers" w:hAnsi="Univers" w:cs="Univers"/>
                        <w:sz w:val="16"/>
                        <w:szCs w:val="16"/>
                      </w:rPr>
                      <w:t>/ 2024/ Vol.2/ No.1/ 1-13</w:t>
                    </w:r>
                  </w:p>
                  <w:p w14:paraId="2D8CF6D2" w14:textId="77777777" w:rsidR="00A54FC0" w:rsidRPr="00F633CF" w:rsidRDefault="00A54FC0" w:rsidP="00A54FC0">
                    <w:pPr>
                      <w:jc w:val="center"/>
                      <w:rPr>
                        <w:rFonts w:ascii="Univers" w:hAnsi="Univers" w:cs="Univers"/>
                        <w:sz w:val="16"/>
                        <w:szCs w:val="16"/>
                        <w:rtl/>
                      </w:rPr>
                    </w:pPr>
                  </w:p>
                </w:txbxContent>
              </v:textbox>
              <w10:wrap anchorx="margin"/>
            </v:shape>
          </w:pict>
        </mc:Fallback>
      </mc:AlternateContent>
    </w:r>
    <w:r w:rsidR="00A54FC0">
      <w:rPr>
        <w:noProof/>
        <w:lang w:bidi="fa-IR"/>
      </w:rPr>
      <mc:AlternateContent>
        <mc:Choice Requires="wps">
          <w:drawing>
            <wp:anchor distT="0" distB="0" distL="114300" distR="114300" simplePos="0" relativeHeight="251655168" behindDoc="0" locked="0" layoutInCell="1" allowOverlap="1" wp14:anchorId="1644A265" wp14:editId="6216B530">
              <wp:simplePos x="0" y="0"/>
              <wp:positionH relativeFrom="margin">
                <wp:posOffset>-285750</wp:posOffset>
              </wp:positionH>
              <wp:positionV relativeFrom="paragraph">
                <wp:posOffset>146462</wp:posOffset>
              </wp:positionV>
              <wp:extent cx="6732000" cy="0"/>
              <wp:effectExtent l="0" t="19050" r="12065" b="38100"/>
              <wp:wrapNone/>
              <wp:docPr id="17" name="Straight Connector 17"/>
              <wp:cNvGraphicFramePr/>
              <a:graphic xmlns:a="http://schemas.openxmlformats.org/drawingml/2006/main">
                <a:graphicData uri="http://schemas.microsoft.com/office/word/2010/wordprocessingShape">
                  <wps:wsp>
                    <wps:cNvCnPr/>
                    <wps:spPr>
                      <a:xfrm>
                        <a:off x="0" y="0"/>
                        <a:ext cx="6732000" cy="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6470554" id="Straight Connector 17"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11.55pt" to="507.6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" strokecolor="black [3200]" strokeweight="4.5pt">
              <v:stroke joinstyle="miter"/>
              <w10:wrap anchorx="margin"/>
            </v:line>
          </w:pict>
        </mc:Fallback>
      </mc:AlternateContent>
    </w:r>
  </w:p>
  <w:p w14:paraId="5B6D1CDD" w14:textId="5996F3CD" w:rsidR="009145C4" w:rsidRPr="00A54FC0" w:rsidRDefault="009145C4" w:rsidP="00A54FC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034650" w14:textId="6AACC1A5" w:rsidR="009145C4" w:rsidRPr="008B5BA6" w:rsidRDefault="009145C4" w:rsidP="008B5B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B71E9"/>
    <w:multiLevelType w:val="hybridMultilevel"/>
    <w:tmpl w:val="855C8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125100"/>
    <w:multiLevelType w:val="hybridMultilevel"/>
    <w:tmpl w:val="6AC6C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413518"/>
    <w:multiLevelType w:val="hybridMultilevel"/>
    <w:tmpl w:val="2BC69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A36F73"/>
    <w:multiLevelType w:val="hybridMultilevel"/>
    <w:tmpl w:val="C5C24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7D32E1"/>
    <w:multiLevelType w:val="hybridMultilevel"/>
    <w:tmpl w:val="DD56B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965945"/>
    <w:multiLevelType w:val="hybridMultilevel"/>
    <w:tmpl w:val="0DA6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1584930"/>
    <w:multiLevelType w:val="hybridMultilevel"/>
    <w:tmpl w:val="F2903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3"/>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225CE"/>
    <w:rsid w:val="000042C0"/>
    <w:rsid w:val="00007886"/>
    <w:rsid w:val="00012275"/>
    <w:rsid w:val="0003138E"/>
    <w:rsid w:val="00037535"/>
    <w:rsid w:val="00042817"/>
    <w:rsid w:val="0005111D"/>
    <w:rsid w:val="00053691"/>
    <w:rsid w:val="000622D9"/>
    <w:rsid w:val="00070F85"/>
    <w:rsid w:val="00075394"/>
    <w:rsid w:val="00083B60"/>
    <w:rsid w:val="000B308B"/>
    <w:rsid w:val="000E6EBD"/>
    <w:rsid w:val="000F6CC6"/>
    <w:rsid w:val="00115021"/>
    <w:rsid w:val="00165ADB"/>
    <w:rsid w:val="001862AF"/>
    <w:rsid w:val="001A7206"/>
    <w:rsid w:val="001B6BF3"/>
    <w:rsid w:val="001D73DA"/>
    <w:rsid w:val="001F63DE"/>
    <w:rsid w:val="00200BBE"/>
    <w:rsid w:val="002143AE"/>
    <w:rsid w:val="002B64F2"/>
    <w:rsid w:val="002B6A26"/>
    <w:rsid w:val="002C4D75"/>
    <w:rsid w:val="002C6D23"/>
    <w:rsid w:val="002E0B17"/>
    <w:rsid w:val="002F31CC"/>
    <w:rsid w:val="003052B7"/>
    <w:rsid w:val="00323E47"/>
    <w:rsid w:val="0032640C"/>
    <w:rsid w:val="003966C3"/>
    <w:rsid w:val="003A0697"/>
    <w:rsid w:val="003C0A7C"/>
    <w:rsid w:val="00423B62"/>
    <w:rsid w:val="004939AD"/>
    <w:rsid w:val="004A5D0A"/>
    <w:rsid w:val="004B7A13"/>
    <w:rsid w:val="004D27F8"/>
    <w:rsid w:val="004F5BB5"/>
    <w:rsid w:val="00505BC4"/>
    <w:rsid w:val="00522791"/>
    <w:rsid w:val="00534078"/>
    <w:rsid w:val="005660DD"/>
    <w:rsid w:val="005A44AA"/>
    <w:rsid w:val="005B07E1"/>
    <w:rsid w:val="005F4A25"/>
    <w:rsid w:val="00623B2A"/>
    <w:rsid w:val="00661760"/>
    <w:rsid w:val="00695B44"/>
    <w:rsid w:val="006A0455"/>
    <w:rsid w:val="006A2094"/>
    <w:rsid w:val="006B2727"/>
    <w:rsid w:val="006B5E0F"/>
    <w:rsid w:val="007151FF"/>
    <w:rsid w:val="0071778D"/>
    <w:rsid w:val="007366EB"/>
    <w:rsid w:val="00787E83"/>
    <w:rsid w:val="007D3994"/>
    <w:rsid w:val="008018F3"/>
    <w:rsid w:val="00810FB8"/>
    <w:rsid w:val="00837FA0"/>
    <w:rsid w:val="008535C5"/>
    <w:rsid w:val="008875F4"/>
    <w:rsid w:val="008B1451"/>
    <w:rsid w:val="008B5BA6"/>
    <w:rsid w:val="008B7F08"/>
    <w:rsid w:val="009145C4"/>
    <w:rsid w:val="009225CE"/>
    <w:rsid w:val="0094166E"/>
    <w:rsid w:val="009524D6"/>
    <w:rsid w:val="009D295B"/>
    <w:rsid w:val="009F38DC"/>
    <w:rsid w:val="00A0458D"/>
    <w:rsid w:val="00A12974"/>
    <w:rsid w:val="00A3171B"/>
    <w:rsid w:val="00A54FC0"/>
    <w:rsid w:val="00A576FC"/>
    <w:rsid w:val="00A64B9A"/>
    <w:rsid w:val="00A650E2"/>
    <w:rsid w:val="00A94294"/>
    <w:rsid w:val="00AA41B5"/>
    <w:rsid w:val="00B55430"/>
    <w:rsid w:val="00B60437"/>
    <w:rsid w:val="00B60534"/>
    <w:rsid w:val="00B62701"/>
    <w:rsid w:val="00B64675"/>
    <w:rsid w:val="00B72316"/>
    <w:rsid w:val="00B84B72"/>
    <w:rsid w:val="00BF43AA"/>
    <w:rsid w:val="00C62F0E"/>
    <w:rsid w:val="00C71B25"/>
    <w:rsid w:val="00C75F37"/>
    <w:rsid w:val="00C7698E"/>
    <w:rsid w:val="00CB1769"/>
    <w:rsid w:val="00CB38C6"/>
    <w:rsid w:val="00CF630E"/>
    <w:rsid w:val="00D028C9"/>
    <w:rsid w:val="00D1651B"/>
    <w:rsid w:val="00D33DB2"/>
    <w:rsid w:val="00D41E1C"/>
    <w:rsid w:val="00D47432"/>
    <w:rsid w:val="00D719EE"/>
    <w:rsid w:val="00D816CC"/>
    <w:rsid w:val="00D952AE"/>
    <w:rsid w:val="00DD1C92"/>
    <w:rsid w:val="00DE4F83"/>
    <w:rsid w:val="00DF35E9"/>
    <w:rsid w:val="00DF5C4B"/>
    <w:rsid w:val="00E004C0"/>
    <w:rsid w:val="00E06656"/>
    <w:rsid w:val="00E731DA"/>
    <w:rsid w:val="00E946CA"/>
    <w:rsid w:val="00ED3319"/>
    <w:rsid w:val="00EF0A7A"/>
    <w:rsid w:val="00EF1D2E"/>
    <w:rsid w:val="00EF3A7A"/>
    <w:rsid w:val="00EF7181"/>
    <w:rsid w:val="00F2079F"/>
    <w:rsid w:val="00F56998"/>
    <w:rsid w:val="00F633CF"/>
    <w:rsid w:val="00F97A3E"/>
    <w:rsid w:val="00FB3D61"/>
    <w:rsid w:val="00FC46A7"/>
    <w:rsid w:val="00FD3B7B"/>
    <w:rsid w:val="00FD65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F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akkal Majal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سرصفحه"/>
    <w:basedOn w:val="Normal"/>
    <w:link w:val="HeaderChar"/>
    <w:uiPriority w:val="99"/>
    <w:unhideWhenUsed/>
    <w:rsid w:val="009225CE"/>
    <w:pPr>
      <w:tabs>
        <w:tab w:val="center" w:pos="4680"/>
        <w:tab w:val="right" w:pos="9360"/>
      </w:tabs>
      <w:spacing w:after="0" w:line="240" w:lineRule="auto"/>
    </w:pPr>
  </w:style>
  <w:style w:type="character" w:customStyle="1" w:styleId="HeaderChar">
    <w:name w:val="Header Char"/>
    <w:aliases w:val="Char Char,سرصفحه Char"/>
    <w:basedOn w:val="DefaultParagraphFont"/>
    <w:link w:val="Header"/>
    <w:uiPriority w:val="99"/>
    <w:rsid w:val="009225CE"/>
    <w:rPr>
      <w:rFonts w:cs="Sakkal Majalla"/>
    </w:rPr>
  </w:style>
  <w:style w:type="paragraph" w:styleId="Footer">
    <w:name w:val="footer"/>
    <w:basedOn w:val="Normal"/>
    <w:link w:val="FooterChar"/>
    <w:uiPriority w:val="99"/>
    <w:unhideWhenUsed/>
    <w:rsid w:val="009225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5CE"/>
    <w:rPr>
      <w:rFonts w:cs="Sakkal Majalla"/>
    </w:rPr>
  </w:style>
  <w:style w:type="table" w:styleId="TableGrid">
    <w:name w:val="Table Grid"/>
    <w:basedOn w:val="TableNormal"/>
    <w:uiPriority w:val="39"/>
    <w:rsid w:val="002B6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6A26"/>
    <w:pPr>
      <w:ind w:left="720"/>
      <w:contextualSpacing/>
    </w:pPr>
  </w:style>
  <w:style w:type="paragraph" w:styleId="NormalWeb">
    <w:name w:val="Normal (Web)"/>
    <w:basedOn w:val="Normal"/>
    <w:link w:val="NormalWebChar"/>
    <w:uiPriority w:val="99"/>
    <w:unhideWhenUsed/>
    <w:rsid w:val="002B64F2"/>
    <w:pPr>
      <w:spacing w:before="100" w:beforeAutospacing="1" w:after="100" w:afterAutospacing="1" w:line="240" w:lineRule="auto"/>
    </w:pPr>
    <w:rPr>
      <w:rFonts w:ascii="Times New Roman" w:eastAsiaTheme="minorEastAsia" w:hAnsi="Times New Roman" w:cs="Times New Roman"/>
      <w:sz w:val="24"/>
      <w:szCs w:val="24"/>
    </w:rPr>
  </w:style>
  <w:style w:type="character" w:styleId="LineNumber">
    <w:name w:val="line number"/>
    <w:basedOn w:val="DefaultParagraphFont"/>
    <w:uiPriority w:val="99"/>
    <w:semiHidden/>
    <w:unhideWhenUsed/>
    <w:rsid w:val="00837FA0"/>
  </w:style>
  <w:style w:type="character" w:styleId="Hyperlink">
    <w:name w:val="Hyperlink"/>
    <w:basedOn w:val="DefaultParagraphFont"/>
    <w:uiPriority w:val="99"/>
    <w:unhideWhenUsed/>
    <w:rsid w:val="00837FA0"/>
    <w:rPr>
      <w:color w:val="0563C1" w:themeColor="hyperlink"/>
      <w:u w:val="single"/>
    </w:rPr>
  </w:style>
  <w:style w:type="character" w:customStyle="1" w:styleId="UnresolvedMention1">
    <w:name w:val="Unresolved Mention1"/>
    <w:basedOn w:val="DefaultParagraphFont"/>
    <w:uiPriority w:val="99"/>
    <w:semiHidden/>
    <w:unhideWhenUsed/>
    <w:rsid w:val="00837FA0"/>
    <w:rPr>
      <w:color w:val="605E5C"/>
      <w:shd w:val="clear" w:color="auto" w:fill="E1DFDD"/>
    </w:rPr>
  </w:style>
  <w:style w:type="character" w:styleId="CommentReference">
    <w:name w:val="annotation reference"/>
    <w:basedOn w:val="DefaultParagraphFont"/>
    <w:uiPriority w:val="99"/>
    <w:semiHidden/>
    <w:unhideWhenUsed/>
    <w:rsid w:val="006B2727"/>
    <w:rPr>
      <w:sz w:val="16"/>
      <w:szCs w:val="16"/>
    </w:rPr>
  </w:style>
  <w:style w:type="paragraph" w:styleId="CommentText">
    <w:name w:val="annotation text"/>
    <w:basedOn w:val="Normal"/>
    <w:link w:val="CommentTextChar"/>
    <w:uiPriority w:val="99"/>
    <w:semiHidden/>
    <w:unhideWhenUsed/>
    <w:rsid w:val="006B2727"/>
    <w:pPr>
      <w:spacing w:line="240" w:lineRule="auto"/>
    </w:pPr>
    <w:rPr>
      <w:sz w:val="20"/>
      <w:szCs w:val="20"/>
    </w:rPr>
  </w:style>
  <w:style w:type="character" w:customStyle="1" w:styleId="CommentTextChar">
    <w:name w:val="Comment Text Char"/>
    <w:basedOn w:val="DefaultParagraphFont"/>
    <w:link w:val="CommentText"/>
    <w:uiPriority w:val="99"/>
    <w:semiHidden/>
    <w:rsid w:val="006B2727"/>
    <w:rPr>
      <w:rFonts w:cs="Sakkal Majalla"/>
      <w:sz w:val="20"/>
      <w:szCs w:val="20"/>
    </w:rPr>
  </w:style>
  <w:style w:type="paragraph" w:styleId="CommentSubject">
    <w:name w:val="annotation subject"/>
    <w:basedOn w:val="CommentText"/>
    <w:next w:val="CommentText"/>
    <w:link w:val="CommentSubjectChar"/>
    <w:uiPriority w:val="99"/>
    <w:semiHidden/>
    <w:unhideWhenUsed/>
    <w:rsid w:val="006B2727"/>
    <w:rPr>
      <w:b/>
      <w:bCs/>
    </w:rPr>
  </w:style>
  <w:style w:type="character" w:customStyle="1" w:styleId="CommentSubjectChar">
    <w:name w:val="Comment Subject Char"/>
    <w:basedOn w:val="CommentTextChar"/>
    <w:link w:val="CommentSubject"/>
    <w:uiPriority w:val="99"/>
    <w:semiHidden/>
    <w:rsid w:val="006B2727"/>
    <w:rPr>
      <w:rFonts w:cs="Sakkal Majalla"/>
      <w:b/>
      <w:bCs/>
      <w:sz w:val="20"/>
      <w:szCs w:val="20"/>
    </w:rPr>
  </w:style>
  <w:style w:type="paragraph" w:styleId="BalloonText">
    <w:name w:val="Balloon Text"/>
    <w:basedOn w:val="Normal"/>
    <w:link w:val="BalloonTextChar"/>
    <w:uiPriority w:val="99"/>
    <w:semiHidden/>
    <w:unhideWhenUsed/>
    <w:rsid w:val="006B27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2727"/>
    <w:rPr>
      <w:rFonts w:ascii="Segoe UI" w:hAnsi="Segoe UI" w:cs="Segoe UI"/>
      <w:sz w:val="18"/>
      <w:szCs w:val="18"/>
    </w:rPr>
  </w:style>
  <w:style w:type="character" w:customStyle="1" w:styleId="UnresolvedMention2">
    <w:name w:val="Unresolved Mention2"/>
    <w:basedOn w:val="DefaultParagraphFont"/>
    <w:uiPriority w:val="99"/>
    <w:semiHidden/>
    <w:unhideWhenUsed/>
    <w:rsid w:val="003C0A7C"/>
    <w:rPr>
      <w:color w:val="605E5C"/>
      <w:shd w:val="clear" w:color="auto" w:fill="E1DFDD"/>
    </w:rPr>
  </w:style>
  <w:style w:type="character" w:styleId="FollowedHyperlink">
    <w:name w:val="FollowedHyperlink"/>
    <w:basedOn w:val="DefaultParagraphFont"/>
    <w:uiPriority w:val="99"/>
    <w:semiHidden/>
    <w:unhideWhenUsed/>
    <w:rsid w:val="003C0A7C"/>
    <w:rPr>
      <w:color w:val="954F72" w:themeColor="followedHyperlink"/>
      <w:u w:val="single"/>
    </w:rPr>
  </w:style>
  <w:style w:type="paragraph" w:customStyle="1" w:styleId="EndNoteBibliographyTitle">
    <w:name w:val="EndNote Bibliography Title"/>
    <w:basedOn w:val="Normal"/>
    <w:link w:val="EndNoteBibliographyTitleChar"/>
    <w:rsid w:val="00CB1769"/>
    <w:pPr>
      <w:spacing w:after="0"/>
      <w:jc w:val="center"/>
    </w:pPr>
    <w:rPr>
      <w:rFonts w:ascii="Calibri" w:hAnsi="Calibri"/>
      <w:noProof/>
    </w:rPr>
  </w:style>
  <w:style w:type="character" w:customStyle="1" w:styleId="NormalWebChar">
    <w:name w:val="Normal (Web) Char"/>
    <w:basedOn w:val="DefaultParagraphFont"/>
    <w:link w:val="NormalWeb"/>
    <w:uiPriority w:val="99"/>
    <w:rsid w:val="00CB1769"/>
    <w:rPr>
      <w:rFonts w:ascii="Times New Roman" w:eastAsiaTheme="minorEastAsia" w:hAnsi="Times New Roman" w:cs="Times New Roman"/>
      <w:sz w:val="24"/>
      <w:szCs w:val="24"/>
    </w:rPr>
  </w:style>
  <w:style w:type="character" w:customStyle="1" w:styleId="EndNoteBibliographyTitleChar">
    <w:name w:val="EndNote Bibliography Title Char"/>
    <w:basedOn w:val="NormalWebChar"/>
    <w:link w:val="EndNoteBibliographyTitle"/>
    <w:rsid w:val="00CB1769"/>
    <w:rPr>
      <w:rFonts w:ascii="Calibri" w:eastAsiaTheme="minorEastAsia" w:hAnsi="Calibri" w:cs="Sakkal Majalla"/>
      <w:noProof/>
      <w:sz w:val="24"/>
      <w:szCs w:val="24"/>
    </w:rPr>
  </w:style>
  <w:style w:type="paragraph" w:customStyle="1" w:styleId="EndNoteBibliography">
    <w:name w:val="EndNote Bibliography"/>
    <w:basedOn w:val="Normal"/>
    <w:link w:val="EndNoteBibliographyChar"/>
    <w:rsid w:val="00CB1769"/>
    <w:pPr>
      <w:spacing w:line="240" w:lineRule="auto"/>
    </w:pPr>
    <w:rPr>
      <w:rFonts w:ascii="Calibri" w:hAnsi="Calibri"/>
      <w:noProof/>
    </w:rPr>
  </w:style>
  <w:style w:type="character" w:customStyle="1" w:styleId="EndNoteBibliographyChar">
    <w:name w:val="EndNote Bibliography Char"/>
    <w:basedOn w:val="NormalWebChar"/>
    <w:link w:val="EndNoteBibliography"/>
    <w:rsid w:val="00CB1769"/>
    <w:rPr>
      <w:rFonts w:ascii="Calibri" w:eastAsiaTheme="minorEastAsia" w:hAnsi="Calibri" w:cs="Sakkal Majalla"/>
      <w:noProof/>
      <w:sz w:val="24"/>
      <w:szCs w:val="24"/>
    </w:rPr>
  </w:style>
  <w:style w:type="paragraph" w:customStyle="1" w:styleId="FNormal">
    <w:name w:val="FNormal"/>
    <w:basedOn w:val="Normal"/>
    <w:next w:val="Normal"/>
    <w:link w:val="FNormalCharChar"/>
    <w:rsid w:val="00D028C9"/>
    <w:pPr>
      <w:widowControl w:val="0"/>
      <w:bidi/>
      <w:spacing w:after="0" w:line="240" w:lineRule="auto"/>
      <w:jc w:val="lowKashida"/>
    </w:pPr>
    <w:rPr>
      <w:rFonts w:ascii="Times New Roman" w:eastAsia="Times New Roman" w:hAnsi="Times New Roman" w:cs="Times New Roman"/>
      <w:sz w:val="20"/>
      <w:szCs w:val="20"/>
      <w:lang w:bidi="fa-IR"/>
    </w:rPr>
  </w:style>
  <w:style w:type="character" w:customStyle="1" w:styleId="FNormalCharChar">
    <w:name w:val="FNormal Char Char"/>
    <w:link w:val="FNormal"/>
    <w:rsid w:val="00D028C9"/>
    <w:rPr>
      <w:rFonts w:ascii="Times New Roman" w:eastAsia="Times New Roman" w:hAnsi="Times New Roman" w:cs="Times New Roman"/>
      <w:sz w:val="20"/>
      <w:szCs w:val="20"/>
      <w:lang w:bidi="fa-IR"/>
    </w:rPr>
  </w:style>
  <w:style w:type="paragraph" w:styleId="FootnoteText">
    <w:name w:val="footnote text"/>
    <w:basedOn w:val="Normal"/>
    <w:link w:val="FootnoteTextChar"/>
    <w:uiPriority w:val="99"/>
    <w:semiHidden/>
    <w:unhideWhenUsed/>
    <w:rsid w:val="00DF5C4B"/>
    <w:pPr>
      <w:bidi/>
      <w:spacing w:after="0" w:line="240" w:lineRule="auto"/>
    </w:pPr>
    <w:rPr>
      <w:rFonts w:ascii="B Nazanin" w:eastAsia="Calibri" w:hAnsi="B Nazanin" w:cs="Times New Roman"/>
      <w:sz w:val="20"/>
      <w:szCs w:val="20"/>
      <w:lang w:bidi="fa-IR"/>
    </w:rPr>
  </w:style>
  <w:style w:type="character" w:customStyle="1" w:styleId="FootnoteTextChar">
    <w:name w:val="Footnote Text Char"/>
    <w:basedOn w:val="DefaultParagraphFont"/>
    <w:link w:val="FootnoteText"/>
    <w:uiPriority w:val="99"/>
    <w:semiHidden/>
    <w:rsid w:val="00DF5C4B"/>
    <w:rPr>
      <w:rFonts w:ascii="B Nazanin" w:eastAsia="Calibri" w:hAnsi="B Nazanin" w:cs="Times New Roman"/>
      <w:sz w:val="20"/>
      <w:szCs w:val="20"/>
      <w:lang w:bidi="fa-IR"/>
    </w:rPr>
  </w:style>
  <w:style w:type="character" w:styleId="Strong">
    <w:name w:val="Strong"/>
    <w:basedOn w:val="DefaultParagraphFont"/>
    <w:uiPriority w:val="22"/>
    <w:qFormat/>
    <w:rsid w:val="0000788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akkal Majal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سرصفحه"/>
    <w:basedOn w:val="Normal"/>
    <w:link w:val="HeaderChar"/>
    <w:uiPriority w:val="99"/>
    <w:unhideWhenUsed/>
    <w:rsid w:val="009225CE"/>
    <w:pPr>
      <w:tabs>
        <w:tab w:val="center" w:pos="4680"/>
        <w:tab w:val="right" w:pos="9360"/>
      </w:tabs>
      <w:spacing w:after="0" w:line="240" w:lineRule="auto"/>
    </w:pPr>
  </w:style>
  <w:style w:type="character" w:customStyle="1" w:styleId="HeaderChar">
    <w:name w:val="Header Char"/>
    <w:aliases w:val="Char Char,سرصفحه Char"/>
    <w:basedOn w:val="DefaultParagraphFont"/>
    <w:link w:val="Header"/>
    <w:uiPriority w:val="99"/>
    <w:rsid w:val="009225CE"/>
    <w:rPr>
      <w:rFonts w:cs="Sakkal Majalla"/>
    </w:rPr>
  </w:style>
  <w:style w:type="paragraph" w:styleId="Footer">
    <w:name w:val="footer"/>
    <w:basedOn w:val="Normal"/>
    <w:link w:val="FooterChar"/>
    <w:uiPriority w:val="99"/>
    <w:unhideWhenUsed/>
    <w:rsid w:val="009225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5CE"/>
    <w:rPr>
      <w:rFonts w:cs="Sakkal Majalla"/>
    </w:rPr>
  </w:style>
  <w:style w:type="table" w:styleId="TableGrid">
    <w:name w:val="Table Grid"/>
    <w:basedOn w:val="TableNormal"/>
    <w:uiPriority w:val="39"/>
    <w:rsid w:val="002B6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6A26"/>
    <w:pPr>
      <w:ind w:left="720"/>
      <w:contextualSpacing/>
    </w:pPr>
  </w:style>
  <w:style w:type="paragraph" w:styleId="NormalWeb">
    <w:name w:val="Normal (Web)"/>
    <w:basedOn w:val="Normal"/>
    <w:link w:val="NormalWebChar"/>
    <w:uiPriority w:val="99"/>
    <w:unhideWhenUsed/>
    <w:rsid w:val="002B64F2"/>
    <w:pPr>
      <w:spacing w:before="100" w:beforeAutospacing="1" w:after="100" w:afterAutospacing="1" w:line="240" w:lineRule="auto"/>
    </w:pPr>
    <w:rPr>
      <w:rFonts w:ascii="Times New Roman" w:eastAsiaTheme="minorEastAsia" w:hAnsi="Times New Roman" w:cs="Times New Roman"/>
      <w:sz w:val="24"/>
      <w:szCs w:val="24"/>
    </w:rPr>
  </w:style>
  <w:style w:type="character" w:styleId="LineNumber">
    <w:name w:val="line number"/>
    <w:basedOn w:val="DefaultParagraphFont"/>
    <w:uiPriority w:val="99"/>
    <w:semiHidden/>
    <w:unhideWhenUsed/>
    <w:rsid w:val="00837FA0"/>
  </w:style>
  <w:style w:type="character" w:styleId="Hyperlink">
    <w:name w:val="Hyperlink"/>
    <w:basedOn w:val="DefaultParagraphFont"/>
    <w:uiPriority w:val="99"/>
    <w:unhideWhenUsed/>
    <w:rsid w:val="00837FA0"/>
    <w:rPr>
      <w:color w:val="0563C1" w:themeColor="hyperlink"/>
      <w:u w:val="single"/>
    </w:rPr>
  </w:style>
  <w:style w:type="character" w:customStyle="1" w:styleId="UnresolvedMention1">
    <w:name w:val="Unresolved Mention1"/>
    <w:basedOn w:val="DefaultParagraphFont"/>
    <w:uiPriority w:val="99"/>
    <w:semiHidden/>
    <w:unhideWhenUsed/>
    <w:rsid w:val="00837FA0"/>
    <w:rPr>
      <w:color w:val="605E5C"/>
      <w:shd w:val="clear" w:color="auto" w:fill="E1DFDD"/>
    </w:rPr>
  </w:style>
  <w:style w:type="character" w:styleId="CommentReference">
    <w:name w:val="annotation reference"/>
    <w:basedOn w:val="DefaultParagraphFont"/>
    <w:uiPriority w:val="99"/>
    <w:semiHidden/>
    <w:unhideWhenUsed/>
    <w:rsid w:val="006B2727"/>
    <w:rPr>
      <w:sz w:val="16"/>
      <w:szCs w:val="16"/>
    </w:rPr>
  </w:style>
  <w:style w:type="paragraph" w:styleId="CommentText">
    <w:name w:val="annotation text"/>
    <w:basedOn w:val="Normal"/>
    <w:link w:val="CommentTextChar"/>
    <w:uiPriority w:val="99"/>
    <w:semiHidden/>
    <w:unhideWhenUsed/>
    <w:rsid w:val="006B2727"/>
    <w:pPr>
      <w:spacing w:line="240" w:lineRule="auto"/>
    </w:pPr>
    <w:rPr>
      <w:sz w:val="20"/>
      <w:szCs w:val="20"/>
    </w:rPr>
  </w:style>
  <w:style w:type="character" w:customStyle="1" w:styleId="CommentTextChar">
    <w:name w:val="Comment Text Char"/>
    <w:basedOn w:val="DefaultParagraphFont"/>
    <w:link w:val="CommentText"/>
    <w:uiPriority w:val="99"/>
    <w:semiHidden/>
    <w:rsid w:val="006B2727"/>
    <w:rPr>
      <w:rFonts w:cs="Sakkal Majalla"/>
      <w:sz w:val="20"/>
      <w:szCs w:val="20"/>
    </w:rPr>
  </w:style>
  <w:style w:type="paragraph" w:styleId="CommentSubject">
    <w:name w:val="annotation subject"/>
    <w:basedOn w:val="CommentText"/>
    <w:next w:val="CommentText"/>
    <w:link w:val="CommentSubjectChar"/>
    <w:uiPriority w:val="99"/>
    <w:semiHidden/>
    <w:unhideWhenUsed/>
    <w:rsid w:val="006B2727"/>
    <w:rPr>
      <w:b/>
      <w:bCs/>
    </w:rPr>
  </w:style>
  <w:style w:type="character" w:customStyle="1" w:styleId="CommentSubjectChar">
    <w:name w:val="Comment Subject Char"/>
    <w:basedOn w:val="CommentTextChar"/>
    <w:link w:val="CommentSubject"/>
    <w:uiPriority w:val="99"/>
    <w:semiHidden/>
    <w:rsid w:val="006B2727"/>
    <w:rPr>
      <w:rFonts w:cs="Sakkal Majalla"/>
      <w:b/>
      <w:bCs/>
      <w:sz w:val="20"/>
      <w:szCs w:val="20"/>
    </w:rPr>
  </w:style>
  <w:style w:type="paragraph" w:styleId="BalloonText">
    <w:name w:val="Balloon Text"/>
    <w:basedOn w:val="Normal"/>
    <w:link w:val="BalloonTextChar"/>
    <w:uiPriority w:val="99"/>
    <w:semiHidden/>
    <w:unhideWhenUsed/>
    <w:rsid w:val="006B27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2727"/>
    <w:rPr>
      <w:rFonts w:ascii="Segoe UI" w:hAnsi="Segoe UI" w:cs="Segoe UI"/>
      <w:sz w:val="18"/>
      <w:szCs w:val="18"/>
    </w:rPr>
  </w:style>
  <w:style w:type="character" w:customStyle="1" w:styleId="UnresolvedMention2">
    <w:name w:val="Unresolved Mention2"/>
    <w:basedOn w:val="DefaultParagraphFont"/>
    <w:uiPriority w:val="99"/>
    <w:semiHidden/>
    <w:unhideWhenUsed/>
    <w:rsid w:val="003C0A7C"/>
    <w:rPr>
      <w:color w:val="605E5C"/>
      <w:shd w:val="clear" w:color="auto" w:fill="E1DFDD"/>
    </w:rPr>
  </w:style>
  <w:style w:type="character" w:styleId="FollowedHyperlink">
    <w:name w:val="FollowedHyperlink"/>
    <w:basedOn w:val="DefaultParagraphFont"/>
    <w:uiPriority w:val="99"/>
    <w:semiHidden/>
    <w:unhideWhenUsed/>
    <w:rsid w:val="003C0A7C"/>
    <w:rPr>
      <w:color w:val="954F72" w:themeColor="followedHyperlink"/>
      <w:u w:val="single"/>
    </w:rPr>
  </w:style>
  <w:style w:type="paragraph" w:customStyle="1" w:styleId="EndNoteBibliographyTitle">
    <w:name w:val="EndNote Bibliography Title"/>
    <w:basedOn w:val="Normal"/>
    <w:link w:val="EndNoteBibliographyTitleChar"/>
    <w:rsid w:val="00CB1769"/>
    <w:pPr>
      <w:spacing w:after="0"/>
      <w:jc w:val="center"/>
    </w:pPr>
    <w:rPr>
      <w:rFonts w:ascii="Calibri" w:hAnsi="Calibri"/>
      <w:noProof/>
    </w:rPr>
  </w:style>
  <w:style w:type="character" w:customStyle="1" w:styleId="NormalWebChar">
    <w:name w:val="Normal (Web) Char"/>
    <w:basedOn w:val="DefaultParagraphFont"/>
    <w:link w:val="NormalWeb"/>
    <w:uiPriority w:val="99"/>
    <w:rsid w:val="00CB1769"/>
    <w:rPr>
      <w:rFonts w:ascii="Times New Roman" w:eastAsiaTheme="minorEastAsia" w:hAnsi="Times New Roman" w:cs="Times New Roman"/>
      <w:sz w:val="24"/>
      <w:szCs w:val="24"/>
    </w:rPr>
  </w:style>
  <w:style w:type="character" w:customStyle="1" w:styleId="EndNoteBibliographyTitleChar">
    <w:name w:val="EndNote Bibliography Title Char"/>
    <w:basedOn w:val="NormalWebChar"/>
    <w:link w:val="EndNoteBibliographyTitle"/>
    <w:rsid w:val="00CB1769"/>
    <w:rPr>
      <w:rFonts w:ascii="Calibri" w:eastAsiaTheme="minorEastAsia" w:hAnsi="Calibri" w:cs="Sakkal Majalla"/>
      <w:noProof/>
      <w:sz w:val="24"/>
      <w:szCs w:val="24"/>
    </w:rPr>
  </w:style>
  <w:style w:type="paragraph" w:customStyle="1" w:styleId="EndNoteBibliography">
    <w:name w:val="EndNote Bibliography"/>
    <w:basedOn w:val="Normal"/>
    <w:link w:val="EndNoteBibliographyChar"/>
    <w:rsid w:val="00CB1769"/>
    <w:pPr>
      <w:spacing w:line="240" w:lineRule="auto"/>
    </w:pPr>
    <w:rPr>
      <w:rFonts w:ascii="Calibri" w:hAnsi="Calibri"/>
      <w:noProof/>
    </w:rPr>
  </w:style>
  <w:style w:type="character" w:customStyle="1" w:styleId="EndNoteBibliographyChar">
    <w:name w:val="EndNote Bibliography Char"/>
    <w:basedOn w:val="NormalWebChar"/>
    <w:link w:val="EndNoteBibliography"/>
    <w:rsid w:val="00CB1769"/>
    <w:rPr>
      <w:rFonts w:ascii="Calibri" w:eastAsiaTheme="minorEastAsia" w:hAnsi="Calibri" w:cs="Sakkal Majalla"/>
      <w:noProof/>
      <w:sz w:val="24"/>
      <w:szCs w:val="24"/>
    </w:rPr>
  </w:style>
  <w:style w:type="paragraph" w:customStyle="1" w:styleId="FNormal">
    <w:name w:val="FNormal"/>
    <w:basedOn w:val="Normal"/>
    <w:next w:val="Normal"/>
    <w:link w:val="FNormalCharChar"/>
    <w:rsid w:val="00D028C9"/>
    <w:pPr>
      <w:widowControl w:val="0"/>
      <w:bidi/>
      <w:spacing w:after="0" w:line="240" w:lineRule="auto"/>
      <w:jc w:val="lowKashida"/>
    </w:pPr>
    <w:rPr>
      <w:rFonts w:ascii="Times New Roman" w:eastAsia="Times New Roman" w:hAnsi="Times New Roman" w:cs="Times New Roman"/>
      <w:sz w:val="20"/>
      <w:szCs w:val="20"/>
      <w:lang w:bidi="fa-IR"/>
    </w:rPr>
  </w:style>
  <w:style w:type="character" w:customStyle="1" w:styleId="FNormalCharChar">
    <w:name w:val="FNormal Char Char"/>
    <w:link w:val="FNormal"/>
    <w:rsid w:val="00D028C9"/>
    <w:rPr>
      <w:rFonts w:ascii="Times New Roman" w:eastAsia="Times New Roman" w:hAnsi="Times New Roman" w:cs="Times New Roman"/>
      <w:sz w:val="20"/>
      <w:szCs w:val="20"/>
      <w:lang w:bidi="fa-IR"/>
    </w:rPr>
  </w:style>
  <w:style w:type="paragraph" w:styleId="FootnoteText">
    <w:name w:val="footnote text"/>
    <w:basedOn w:val="Normal"/>
    <w:link w:val="FootnoteTextChar"/>
    <w:uiPriority w:val="99"/>
    <w:semiHidden/>
    <w:unhideWhenUsed/>
    <w:rsid w:val="00DF5C4B"/>
    <w:pPr>
      <w:bidi/>
      <w:spacing w:after="0" w:line="240" w:lineRule="auto"/>
    </w:pPr>
    <w:rPr>
      <w:rFonts w:ascii="B Nazanin" w:eastAsia="Calibri" w:hAnsi="B Nazanin" w:cs="Times New Roman"/>
      <w:sz w:val="20"/>
      <w:szCs w:val="20"/>
      <w:lang w:bidi="fa-IR"/>
    </w:rPr>
  </w:style>
  <w:style w:type="character" w:customStyle="1" w:styleId="FootnoteTextChar">
    <w:name w:val="Footnote Text Char"/>
    <w:basedOn w:val="DefaultParagraphFont"/>
    <w:link w:val="FootnoteText"/>
    <w:uiPriority w:val="99"/>
    <w:semiHidden/>
    <w:rsid w:val="00DF5C4B"/>
    <w:rPr>
      <w:rFonts w:ascii="B Nazanin" w:eastAsia="Calibri" w:hAnsi="B Nazanin" w:cs="Times New Roman"/>
      <w:sz w:val="20"/>
      <w:szCs w:val="20"/>
      <w:lang w:bidi="fa-IR"/>
    </w:rPr>
  </w:style>
  <w:style w:type="character" w:styleId="Strong">
    <w:name w:val="Strong"/>
    <w:basedOn w:val="DefaultParagraphFont"/>
    <w:uiPriority w:val="22"/>
    <w:qFormat/>
    <w:rsid w:val="000078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3" Type="http://schemas.openxmlformats.org/officeDocument/2006/relationships/hyperlink" Target="https://maj.ihu.ac.ir/" TargetMode="External"/><Relationship Id="rId2" Type="http://schemas.openxmlformats.org/officeDocument/2006/relationships/hyperlink" Target="https://maj.ihu.ac.ir/" TargetMode="External"/><Relationship Id="rId1" Type="http://schemas.openxmlformats.org/officeDocument/2006/relationships/image" Target="media/image1.jpeg"/><Relationship Id="rId4" Type="http://schemas.openxmlformats.org/officeDocument/2006/relationships/image" Target="media/image2.jpeg"/></Relationships>
</file>

<file path=word/_rels/header7.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F9340-2E28-4398-9BFF-EC7EE6EEB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Imam Hossein University</Company>
  <LinksUpToDate>false</LinksUpToDate>
  <CharactersWithSpaces>9407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شرکت پشتیبانی ایثار</dc:creator>
  <cp:lastModifiedBy>Seyyed Arash Hosseini</cp:lastModifiedBy>
  <cp:revision>2</cp:revision>
  <cp:lastPrinted>2022-02-21T12:04:00Z</cp:lastPrinted>
  <dcterms:created xsi:type="dcterms:W3CDTF">2026-07-20T05:37:00Z</dcterms:created>
  <dcterms:modified xsi:type="dcterms:W3CDTF">2026-07-20T05:37:00Z</dcterms:modified>
</cp:coreProperties>
</file>